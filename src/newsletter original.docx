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369DBD" w14:textId="77777777" w:rsidR="006A3E28" w:rsidRDefault="00E4145E">
      <w:pPr>
        <w:sectPr w:rsidR="006A3E28">
          <w:headerReference w:type="default" r:id="rId9"/>
          <w:footerReference w:type="default" r:id="rId10"/>
          <w:headerReference w:type="first" r:id="rId11"/>
          <w:footerReference w:type="first" r:id="rId12"/>
          <w:pgSz w:w="12240" w:h="15840"/>
          <w:pgMar w:top="1080" w:right="576" w:bottom="1080" w:left="576" w:header="576" w:footer="576" w:gutter="0"/>
          <w:cols w:space="720"/>
          <w:titlePg/>
        </w:sectPr>
      </w:pPr>
      <w:r>
        <w:rPr>
          <w:noProof/>
        </w:rPr>
        <w:drawing>
          <wp:anchor distT="0" distB="0" distL="118745" distR="118745" simplePos="0" relativeHeight="251658473" behindDoc="0" locked="0" layoutInCell="1" allowOverlap="1" wp14:anchorId="2BD93704" wp14:editId="47205B8F">
            <wp:simplePos x="5486400" y="8229600"/>
            <wp:positionH relativeFrom="page">
              <wp:posOffset>368300</wp:posOffset>
            </wp:positionH>
            <wp:positionV relativeFrom="page">
              <wp:posOffset>3429000</wp:posOffset>
            </wp:positionV>
            <wp:extent cx="2463800" cy="2463800"/>
            <wp:effectExtent l="0" t="0" r="0" b="0"/>
            <wp:wrapTight wrapText="bothSides">
              <wp:wrapPolygon edited="0">
                <wp:start x="0" y="0"/>
                <wp:lineTo x="0" y="21377"/>
                <wp:lineTo x="21377" y="21377"/>
                <wp:lineTo x="21377" y="0"/>
                <wp:lineTo x="0" y="0"/>
              </wp:wrapPolygon>
            </wp:wrapTight>
            <wp:docPr id="393"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advantage brochure images:42-17073749.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463800" cy="2463800"/>
                    </a:xfrm>
                    <a:prstGeom prst="rect">
                      <a:avLst/>
                    </a:prstGeom>
                    <a:noFill/>
                    <a:ln w="9525">
                      <a:noFill/>
                      <a:miter lim="800000"/>
                      <a:headEnd/>
                      <a:tailEnd/>
                    </a:ln>
                  </pic:spPr>
                </pic:pic>
              </a:graphicData>
            </a:graphic>
          </wp:anchor>
        </w:drawing>
      </w:r>
      <w:r w:rsidR="006965DC">
        <w:rPr>
          <w:noProof/>
        </w:rPr>
        <w:drawing>
          <wp:anchor distT="0" distB="0" distL="118745" distR="118745" simplePos="0" relativeHeight="251658472" behindDoc="0" locked="0" layoutInCell="1" allowOverlap="1" wp14:anchorId="3F656540" wp14:editId="2FEA1C19">
            <wp:simplePos x="5486400" y="8229600"/>
            <wp:positionH relativeFrom="page">
              <wp:posOffset>2971800</wp:posOffset>
            </wp:positionH>
            <wp:positionV relativeFrom="page">
              <wp:posOffset>3429000</wp:posOffset>
            </wp:positionV>
            <wp:extent cx="2463800" cy="2463800"/>
            <wp:effectExtent l="0" t="0" r="0" b="0"/>
            <wp:wrapTight wrapText="bothSides">
              <wp:wrapPolygon edited="0">
                <wp:start x="0" y="0"/>
                <wp:lineTo x="0" y="21377"/>
                <wp:lineTo x="21377" y="21377"/>
                <wp:lineTo x="21377" y="0"/>
                <wp:lineTo x="0" y="0"/>
              </wp:wrapPolygon>
            </wp:wrapTight>
            <wp:docPr id="39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advantage brochure images:BXP49898.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463800" cy="2463800"/>
                    </a:xfrm>
                    <a:prstGeom prst="rect">
                      <a:avLst/>
                    </a:prstGeom>
                    <a:noFill/>
                    <a:ln w="9525">
                      <a:noFill/>
                      <a:miter lim="800000"/>
                      <a:headEnd/>
                      <a:tailEnd/>
                    </a:ln>
                  </pic:spPr>
                </pic:pic>
              </a:graphicData>
            </a:graphic>
          </wp:anchor>
        </w:drawing>
      </w:r>
      <w:r w:rsidR="00FC4F19">
        <w:rPr>
          <w:noProof/>
        </w:rPr>
        <w:drawing>
          <wp:anchor distT="0" distB="0" distL="118745" distR="118745" simplePos="0" relativeHeight="251658471" behindDoc="0" locked="0" layoutInCell="1" allowOverlap="1" wp14:anchorId="4344A860" wp14:editId="3BFC34AE">
            <wp:simplePos x="0" y="0"/>
            <wp:positionH relativeFrom="page">
              <wp:posOffset>2971800</wp:posOffset>
            </wp:positionH>
            <wp:positionV relativeFrom="page">
              <wp:posOffset>822960</wp:posOffset>
            </wp:positionV>
            <wp:extent cx="2463800" cy="2463800"/>
            <wp:effectExtent l="25400" t="0" r="0" b="0"/>
            <wp:wrapTight wrapText="bothSides">
              <wp:wrapPolygon edited="0">
                <wp:start x="-223" y="0"/>
                <wp:lineTo x="-223" y="21377"/>
                <wp:lineTo x="21600" y="21377"/>
                <wp:lineTo x="21600" y="0"/>
                <wp:lineTo x="-223" y="0"/>
              </wp:wrapPolygon>
            </wp:wrapTight>
            <wp:docPr id="395" name="Placeholder" descr=":advantage brochure images:CB060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advantage brochure images:CB060300.jpg"/>
                    <pic:cNvPicPr>
                      <a:picLocks noChangeAspect="1" noChangeArrowheads="1"/>
                    </pic:cNvPicPr>
                  </pic:nvPicPr>
                  <pic:blipFill>
                    <a:blip r:embed="rId15"/>
                    <a:srcRect l="2547" t="17960" b="4167"/>
                    <a:stretch>
                      <a:fillRect/>
                    </a:stretch>
                  </pic:blipFill>
                  <pic:spPr bwMode="auto">
                    <a:xfrm>
                      <a:off x="0" y="0"/>
                      <a:ext cx="2463800" cy="2463800"/>
                    </a:xfrm>
                    <a:prstGeom prst="rect">
                      <a:avLst/>
                    </a:prstGeom>
                    <a:noFill/>
                    <a:ln w="9525">
                      <a:noFill/>
                      <a:miter lim="800000"/>
                      <a:headEnd/>
                      <a:tailEnd/>
                    </a:ln>
                  </pic:spPr>
                </pic:pic>
              </a:graphicData>
            </a:graphic>
          </wp:anchor>
        </w:drawing>
      </w:r>
      <w:r w:rsidR="00761BC6">
        <w:rPr>
          <w:noProof/>
        </w:rPr>
        <mc:AlternateContent>
          <mc:Choice Requires="wps">
            <w:drawing>
              <wp:anchor distT="0" distB="0" distL="114300" distR="114300" simplePos="0" relativeHeight="251657414" behindDoc="0" locked="0" layoutInCell="1" allowOverlap="1" wp14:anchorId="557DCDD4" wp14:editId="564E16F4">
                <wp:simplePos x="0" y="0"/>
                <wp:positionH relativeFrom="page">
                  <wp:posOffset>4937760</wp:posOffset>
                </wp:positionH>
                <wp:positionV relativeFrom="page">
                  <wp:posOffset>8868410</wp:posOffset>
                </wp:positionV>
                <wp:extent cx="2464435" cy="430530"/>
                <wp:effectExtent l="0" t="3810" r="1905" b="0"/>
                <wp:wrapTight wrapText="bothSides">
                  <wp:wrapPolygon edited="0">
                    <wp:start x="0" y="0"/>
                    <wp:lineTo x="21600" y="0"/>
                    <wp:lineTo x="21600" y="21600"/>
                    <wp:lineTo x="0" y="21600"/>
                    <wp:lineTo x="0" y="0"/>
                  </wp:wrapPolygon>
                </wp:wrapTight>
                <wp:docPr id="27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4435" cy="430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1DD83671" w14:textId="77777777" w:rsidR="003765F2" w:rsidRPr="000D2927" w:rsidRDefault="003765F2" w:rsidP="006A3E28">
                            <w:pPr>
                              <w:pStyle w:val="Page"/>
                            </w:pPr>
                            <w:r>
                              <w:rPr>
                                <w:sz w:val="20"/>
                              </w:rPr>
                              <w:t>more on</w:t>
                            </w:r>
                            <w:r w:rsidRPr="00C2757D">
                              <w:rPr>
                                <w:sz w:val="20"/>
                              </w:rPr>
                              <w:t xml:space="preserve"> </w:t>
                            </w:r>
                            <w: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87" o:spid="_x0000_s1026" type="#_x0000_t202" style="position:absolute;margin-left:388.8pt;margin-top:698.3pt;width:194.05pt;height:33.9pt;z-index:25165741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" filled="f" stroked="f">
                <v:stroke o:forcedash="t"/>
                <v:textbox inset="0,0,0,0">
                  <w:txbxContent>
                    <w:p w14:paraId="1DD83671" w14:textId="77777777" w:rsidR="003765F2" w:rsidRPr="000D2927" w:rsidRDefault="003765F2" w:rsidP="006A3E28">
                      <w:pPr>
                        <w:pStyle w:val="Page"/>
                      </w:pPr>
                      <w:r>
                        <w:rPr>
                          <w:sz w:val="20"/>
                        </w:rPr>
                        <w:t>more on</w:t>
                      </w:r>
                      <w:r w:rsidRPr="00C2757D">
                        <w:rPr>
                          <w:sz w:val="20"/>
                        </w:rPr>
                        <w:t xml:space="preserve"> </w:t>
                      </w:r>
                      <w:r>
                        <w:t>2</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411" behindDoc="0" locked="0" layoutInCell="1" allowOverlap="1" wp14:anchorId="0CD37FC9" wp14:editId="28DA0023">
                <wp:simplePos x="0" y="0"/>
                <wp:positionH relativeFrom="page">
                  <wp:posOffset>647700</wp:posOffset>
                </wp:positionH>
                <wp:positionV relativeFrom="page">
                  <wp:posOffset>2775585</wp:posOffset>
                </wp:positionV>
                <wp:extent cx="2094230" cy="386715"/>
                <wp:effectExtent l="0" t="0" r="1270" b="0"/>
                <wp:wrapTight wrapText="bothSides">
                  <wp:wrapPolygon edited="0">
                    <wp:start x="0" y="0"/>
                    <wp:lineTo x="21600" y="0"/>
                    <wp:lineTo x="21600" y="21600"/>
                    <wp:lineTo x="0" y="21600"/>
                    <wp:lineTo x="0" y="0"/>
                  </wp:wrapPolygon>
                </wp:wrapTight>
                <wp:docPr id="274"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423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3637AE32" w14:textId="77777777" w:rsidR="003765F2" w:rsidRPr="000D2927" w:rsidRDefault="003765F2" w:rsidP="006A3E28">
                            <w:pPr>
                              <w:pStyle w:val="Page"/>
                              <w:rPr>
                                <w:color w:val="FFFFFF" w:themeColor="background1"/>
                              </w:rPr>
                            </w:pPr>
                            <w:r w:rsidRPr="00C2757D">
                              <w:rPr>
                                <w:color w:val="FFFFFF" w:themeColor="background1"/>
                                <w:sz w:val="20"/>
                              </w:rPr>
                              <w:t>page</w:t>
                            </w:r>
                            <w:r>
                              <w:rPr>
                                <w:color w:val="FFFFFF" w:themeColor="background1"/>
                              </w:rPr>
                              <w:t xml:space="preserve">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1" o:spid="_x0000_s1027" type="#_x0000_t202" style="position:absolute;margin-left:51pt;margin-top:218.55pt;width:164.9pt;height:30.45pt;z-index:25165741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" filled="f" stroked="f">
                <v:stroke o:forcedash="t"/>
                <v:textbox inset="0,0,0,0">
                  <w:txbxContent>
                    <w:p w14:paraId="3637AE32" w14:textId="77777777" w:rsidR="003765F2" w:rsidRPr="000D2927" w:rsidRDefault="003765F2" w:rsidP="006A3E28">
                      <w:pPr>
                        <w:pStyle w:val="Page"/>
                        <w:rPr>
                          <w:color w:val="FFFFFF" w:themeColor="background1"/>
                        </w:rPr>
                      </w:pPr>
                      <w:r w:rsidRPr="00C2757D">
                        <w:rPr>
                          <w:color w:val="FFFFFF" w:themeColor="background1"/>
                          <w:sz w:val="20"/>
                        </w:rPr>
                        <w:t>page</w:t>
                      </w:r>
                      <w:r>
                        <w:rPr>
                          <w:color w:val="FFFFFF" w:themeColor="background1"/>
                        </w:rPr>
                        <w:t xml:space="preserve"> 3</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392" behindDoc="0" locked="0" layoutInCell="1" allowOverlap="1" wp14:anchorId="4E440872" wp14:editId="2304CD11">
                <wp:simplePos x="0" y="0"/>
                <wp:positionH relativeFrom="page">
                  <wp:posOffset>4937760</wp:posOffset>
                </wp:positionH>
                <wp:positionV relativeFrom="page">
                  <wp:posOffset>6818630</wp:posOffset>
                </wp:positionV>
                <wp:extent cx="2468880" cy="1986280"/>
                <wp:effectExtent l="0" t="0" r="0" b="0"/>
                <wp:wrapTight wrapText="bothSides">
                  <wp:wrapPolygon edited="0">
                    <wp:start x="0" y="0"/>
                    <wp:lineTo x="21600" y="0"/>
                    <wp:lineTo x="21600" y="21600"/>
                    <wp:lineTo x="0" y="21600"/>
                    <wp:lineTo x="0" y="0"/>
                  </wp:wrapPolygon>
                </wp:wrapTight>
                <wp:docPr id="273"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198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linkedTxbx id="3" seq="1"/>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2" o:spid="_x0000_s1028" type="#_x0000_t202" style="position:absolute;margin-left:388.8pt;margin-top:536.9pt;width:194.4pt;height:156.4pt;z-index:25165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" mv:complextextbox="1" filled="f" stroked="f">
                <v:stroke o:forcedash="t"/>
                <v:textbox inset="0,0,0,0">
                  <w:txbxContent/>
                </v:textbox>
                <w10:wrap type="tight" anchorx="page" anchory="page"/>
              </v:shape>
            </w:pict>
          </mc:Fallback>
        </mc:AlternateContent>
      </w:r>
      <w:r w:rsidR="00761BC6">
        <w:rPr>
          <w:noProof/>
        </w:rPr>
        <mc:AlternateContent>
          <mc:Choice Requires="wps">
            <w:drawing>
              <wp:anchor distT="0" distB="0" distL="114300" distR="114300" simplePos="0" relativeHeight="251657399" behindDoc="0" locked="0" layoutInCell="1" allowOverlap="1" wp14:anchorId="0A3BBBE1" wp14:editId="30A34AC8">
                <wp:simplePos x="0" y="0"/>
                <wp:positionH relativeFrom="page">
                  <wp:posOffset>5648960</wp:posOffset>
                </wp:positionH>
                <wp:positionV relativeFrom="page">
                  <wp:posOffset>956310</wp:posOffset>
                </wp:positionV>
                <wp:extent cx="1645920" cy="259715"/>
                <wp:effectExtent l="0" t="3810" r="0" b="3175"/>
                <wp:wrapTight wrapText="bothSides">
                  <wp:wrapPolygon edited="0">
                    <wp:start x="0" y="0"/>
                    <wp:lineTo x="21600" y="0"/>
                    <wp:lineTo x="21600" y="21600"/>
                    <wp:lineTo x="0" y="21600"/>
                    <wp:lineTo x="0" y="0"/>
                  </wp:wrapPolygon>
                </wp:wrapTight>
                <wp:docPr id="272"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7397E616" w14:textId="77777777" w:rsidR="003765F2" w:rsidRDefault="003765F2" w:rsidP="006A3E28">
                            <w:pPr>
                              <w:pStyle w:val="BlockHeading"/>
                            </w:pPr>
                            <w:r>
                              <w:t>vestibulum: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 o:spid="_x0000_s1029" type="#_x0000_t202" style="position:absolute;margin-left:444.8pt;margin-top:75.3pt;width:129.6pt;height:20.45pt;z-index:25165739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" filled="f" stroked="f">
                <v:stroke o:forcedash="t"/>
                <v:textbox inset="0,0,0,0">
                  <w:txbxContent>
                    <w:p w14:paraId="7397E616" w14:textId="77777777" w:rsidR="003765F2" w:rsidRDefault="003765F2" w:rsidP="006A3E28">
                      <w:pPr>
                        <w:pStyle w:val="BlockHeading"/>
                      </w:pPr>
                      <w:r>
                        <w:t>vestibulum:</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406" behindDoc="0" locked="0" layoutInCell="1" allowOverlap="1" wp14:anchorId="03789C4C" wp14:editId="4510C795">
                <wp:simplePos x="0" y="0"/>
                <wp:positionH relativeFrom="page">
                  <wp:posOffset>6172200</wp:posOffset>
                </wp:positionH>
                <wp:positionV relativeFrom="page">
                  <wp:posOffset>3982085</wp:posOffset>
                </wp:positionV>
                <wp:extent cx="1122680" cy="796290"/>
                <wp:effectExtent l="0" t="0" r="0" b="0"/>
                <wp:wrapTight wrapText="bothSides">
                  <wp:wrapPolygon edited="0">
                    <wp:start x="0" y="0"/>
                    <wp:lineTo x="21600" y="0"/>
                    <wp:lineTo x="21600" y="21600"/>
                    <wp:lineTo x="0" y="21600"/>
                    <wp:lineTo x="0" y="0"/>
                  </wp:wrapPolygon>
                </wp:wrapTight>
                <wp:docPr id="271"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796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5C2B83FB" w14:textId="77777777" w:rsidR="003765F2" w:rsidRDefault="003765F2" w:rsidP="006A3E28">
                            <w:pPr>
                              <w:pStyle w:val="BodyText3"/>
                            </w:pPr>
                            <w:r w:rsidRPr="005B2B5D">
                              <w:t xml:space="preserve">Aenean diam velit, rutrum vitae, tempor ut, sodales eget, mauris. </w:t>
                            </w:r>
                            <w:r>
                              <w:t xml:space="preserve"> Sed nec lacus.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6" o:spid="_x0000_s1030" type="#_x0000_t202" style="position:absolute;margin-left:486pt;margin-top:313.55pt;width:88.4pt;height:62.7pt;z-index:25165740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" filled="f" stroked="f">
                <v:stroke o:forcedash="t"/>
                <v:textbox inset="0,0,0,0">
                  <w:txbxContent>
                    <w:p w14:paraId="5C2B83FB" w14:textId="77777777" w:rsidR="003765F2" w:rsidRDefault="003765F2" w:rsidP="006A3E28">
                      <w:pPr>
                        <w:pStyle w:val="BodyText3"/>
                      </w:pPr>
                      <w:r w:rsidRPr="005B2B5D">
                        <w:t xml:space="preserve">Aenean diam velit, rutrum vitae, tempor ut, sodales eget, mauris. </w:t>
                      </w:r>
                      <w:r>
                        <w:t xml:space="preserve"> Sed nec lacus.</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402" behindDoc="0" locked="0" layoutInCell="1" allowOverlap="1" wp14:anchorId="2FC56CE8" wp14:editId="43EFC896">
                <wp:simplePos x="0" y="0"/>
                <wp:positionH relativeFrom="page">
                  <wp:posOffset>6172200</wp:posOffset>
                </wp:positionH>
                <wp:positionV relativeFrom="page">
                  <wp:posOffset>2218690</wp:posOffset>
                </wp:positionV>
                <wp:extent cx="1122680" cy="796290"/>
                <wp:effectExtent l="0" t="0" r="0" b="0"/>
                <wp:wrapTight wrapText="bothSides">
                  <wp:wrapPolygon edited="0">
                    <wp:start x="0" y="0"/>
                    <wp:lineTo x="21600" y="0"/>
                    <wp:lineTo x="21600" y="21600"/>
                    <wp:lineTo x="0" y="21600"/>
                    <wp:lineTo x="0" y="0"/>
                  </wp:wrapPolygon>
                </wp:wrapTight>
                <wp:docPr id="270"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796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3449F539" w14:textId="77777777" w:rsidR="003765F2" w:rsidRDefault="003765F2" w:rsidP="006A3E28">
                            <w:pPr>
                              <w:pStyle w:val="BodyText3"/>
                            </w:pPr>
                            <w:r w:rsidRPr="005B2B5D">
                              <w:t>Vivamus in ipsum et nisl fringilla eleifend. Donec pulvinar placerat massa.</w:t>
                            </w:r>
                            <w:r>
                              <w:t xml:space="preserve"> Sed nec lorem.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2" o:spid="_x0000_s1031" type="#_x0000_t202" style="position:absolute;margin-left:486pt;margin-top:174.7pt;width:88.4pt;height:62.7pt;z-index:25165740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" filled="f" stroked="f">
                <v:stroke o:forcedash="t"/>
                <v:textbox inset="0,0,0,0">
                  <w:txbxContent>
                    <w:p w14:paraId="3449F539" w14:textId="77777777" w:rsidR="003765F2" w:rsidRDefault="003765F2" w:rsidP="006A3E28">
                      <w:pPr>
                        <w:pStyle w:val="BodyText3"/>
                      </w:pPr>
                      <w:r w:rsidRPr="005B2B5D">
                        <w:t>Vivamus in ipsum et nisl fringilla eleifend. Donec pulvinar placerat massa.</w:t>
                      </w:r>
                      <w:r>
                        <w:t xml:space="preserve"> Sed nec lorem.</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400" behindDoc="0" locked="0" layoutInCell="1" allowOverlap="1" wp14:anchorId="60EF0732" wp14:editId="4CF3E7CC">
                <wp:simplePos x="0" y="0"/>
                <wp:positionH relativeFrom="page">
                  <wp:posOffset>6172200</wp:posOffset>
                </wp:positionH>
                <wp:positionV relativeFrom="page">
                  <wp:posOffset>1337310</wp:posOffset>
                </wp:positionV>
                <wp:extent cx="1122680" cy="796290"/>
                <wp:effectExtent l="0" t="3810" r="0" b="0"/>
                <wp:wrapTight wrapText="bothSides">
                  <wp:wrapPolygon edited="0">
                    <wp:start x="0" y="0"/>
                    <wp:lineTo x="21600" y="0"/>
                    <wp:lineTo x="21600" y="21600"/>
                    <wp:lineTo x="0" y="21600"/>
                    <wp:lineTo x="0" y="0"/>
                  </wp:wrapPolygon>
                </wp:wrapTight>
                <wp:docPr id="269"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796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1255562A" w14:textId="77777777" w:rsidR="003765F2" w:rsidRDefault="003765F2" w:rsidP="006A3E28">
                            <w:pPr>
                              <w:pStyle w:val="BodyText3"/>
                            </w:pPr>
                            <w:r w:rsidRPr="005B2B5D">
                              <w:t>Fusce tellus enim, semper vitae, malesuada vitae, condimentum vel, ligula.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0" o:spid="_x0000_s1032" type="#_x0000_t202" style="position:absolute;margin-left:486pt;margin-top:105.3pt;width:88.4pt;height:62.7pt;z-index:251657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" filled="f" stroked="f">
                <v:stroke o:forcedash="t"/>
                <v:textbox inset="0,0,0,0">
                  <w:txbxContent>
                    <w:p w14:paraId="1255562A" w14:textId="77777777" w:rsidR="003765F2" w:rsidRDefault="003765F2" w:rsidP="006A3E28">
                      <w:pPr>
                        <w:pStyle w:val="BodyText3"/>
                      </w:pPr>
                      <w:r w:rsidRPr="005B2B5D">
                        <w:t>Fusce tellus enim, semper vitae, malesuada vitae, condimentum vel, ligula.</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408" behindDoc="0" locked="0" layoutInCell="1" allowOverlap="1" wp14:anchorId="441066C2" wp14:editId="4442FEA9">
                <wp:simplePos x="0" y="0"/>
                <wp:positionH relativeFrom="page">
                  <wp:posOffset>6172200</wp:posOffset>
                </wp:positionH>
                <wp:positionV relativeFrom="page">
                  <wp:posOffset>4864100</wp:posOffset>
                </wp:positionV>
                <wp:extent cx="1122680" cy="796290"/>
                <wp:effectExtent l="0" t="0" r="0" b="3810"/>
                <wp:wrapTight wrapText="bothSides">
                  <wp:wrapPolygon edited="0">
                    <wp:start x="0" y="0"/>
                    <wp:lineTo x="21600" y="0"/>
                    <wp:lineTo x="21600" y="21600"/>
                    <wp:lineTo x="0" y="21600"/>
                    <wp:lineTo x="0" y="0"/>
                  </wp:wrapPolygon>
                </wp:wrapTight>
                <wp:docPr id="268"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796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517B72E4" w14:textId="77777777" w:rsidR="003765F2" w:rsidRDefault="003765F2" w:rsidP="006A3E28">
                            <w:pPr>
                              <w:pStyle w:val="BodyText3"/>
                            </w:pPr>
                            <w:r w:rsidRPr="005B2B5D">
                              <w:t>Maecenas et lorem. Ut et nisl id turpis varius faucibus. Integer et felis.</w:t>
                            </w:r>
                            <w:r>
                              <w:t xml:space="preserve">  Sed libero.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8" o:spid="_x0000_s1033" type="#_x0000_t202" style="position:absolute;margin-left:486pt;margin-top:383pt;width:88.4pt;height:62.7pt;z-index:25165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" filled="f" stroked="f">
                <v:stroke o:forcedash="t"/>
                <v:textbox inset="0,0,0,0">
                  <w:txbxContent>
                    <w:p w14:paraId="517B72E4" w14:textId="77777777" w:rsidR="003765F2" w:rsidRDefault="003765F2" w:rsidP="006A3E28">
                      <w:pPr>
                        <w:pStyle w:val="BodyText3"/>
                      </w:pPr>
                      <w:r w:rsidRPr="005B2B5D">
                        <w:t>Maecenas et lorem. Ut et nisl id turpis varius faucibus. Integer et felis.</w:t>
                      </w:r>
                      <w:r>
                        <w:t xml:space="preserve">  Sed libero.</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409" behindDoc="0" locked="0" layoutInCell="1" allowOverlap="1" wp14:anchorId="59307F98" wp14:editId="349BE122">
                <wp:simplePos x="0" y="0"/>
                <wp:positionH relativeFrom="page">
                  <wp:posOffset>5648960</wp:posOffset>
                </wp:positionH>
                <wp:positionV relativeFrom="page">
                  <wp:posOffset>4864100</wp:posOffset>
                </wp:positionV>
                <wp:extent cx="447040" cy="194945"/>
                <wp:effectExtent l="0" t="0" r="0" b="0"/>
                <wp:wrapTight wrapText="bothSides">
                  <wp:wrapPolygon edited="0">
                    <wp:start x="0" y="0"/>
                    <wp:lineTo x="21600" y="0"/>
                    <wp:lineTo x="21600" y="21600"/>
                    <wp:lineTo x="0" y="21600"/>
                    <wp:lineTo x="0" y="0"/>
                  </wp:wrapPolygon>
                </wp:wrapTight>
                <wp:docPr id="267"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23398D27" w14:textId="77777777" w:rsidR="003765F2" w:rsidRDefault="003765F2" w:rsidP="006A3E28">
                            <w:pPr>
                              <w:pStyle w:val="Event"/>
                            </w:pPr>
                            <w:r>
                              <w:t>dolor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9" o:spid="_x0000_s1034" type="#_x0000_t202" style="position:absolute;margin-left:444.8pt;margin-top:383pt;width:35.2pt;height:15.35pt;z-index:25165740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" filled="f" stroked="f">
                <v:stroke o:forcedash="t"/>
                <v:textbox inset="0,0,0,0">
                  <w:txbxContent>
                    <w:p w14:paraId="23398D27" w14:textId="77777777" w:rsidR="003765F2" w:rsidRDefault="003765F2" w:rsidP="006A3E28">
                      <w:pPr>
                        <w:pStyle w:val="Event"/>
                      </w:pPr>
                      <w:r>
                        <w:t>dolor</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405" behindDoc="0" locked="0" layoutInCell="1" allowOverlap="1" wp14:anchorId="5B1892F1" wp14:editId="58CA0D3A">
                <wp:simplePos x="0" y="0"/>
                <wp:positionH relativeFrom="page">
                  <wp:posOffset>5648960</wp:posOffset>
                </wp:positionH>
                <wp:positionV relativeFrom="page">
                  <wp:posOffset>3100705</wp:posOffset>
                </wp:positionV>
                <wp:extent cx="447040" cy="194945"/>
                <wp:effectExtent l="0" t="1905" r="0" b="6350"/>
                <wp:wrapTight wrapText="bothSides">
                  <wp:wrapPolygon edited="0">
                    <wp:start x="0" y="0"/>
                    <wp:lineTo x="21600" y="0"/>
                    <wp:lineTo x="21600" y="21600"/>
                    <wp:lineTo x="0" y="21600"/>
                    <wp:lineTo x="0" y="0"/>
                  </wp:wrapPolygon>
                </wp:wrapTight>
                <wp:docPr id="266"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0EBD86B7" w14:textId="77777777" w:rsidR="003765F2" w:rsidRDefault="003765F2" w:rsidP="006A3E28">
                            <w:pPr>
                              <w:pStyle w:val="Event"/>
                            </w:pPr>
                            <w:r>
                              <w:t>dolor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5" o:spid="_x0000_s1035" type="#_x0000_t202" style="position:absolute;margin-left:444.8pt;margin-top:244.15pt;width:35.2pt;height:15.35pt;z-index:25165740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" filled="f" stroked="f">
                <v:stroke o:forcedash="t"/>
                <v:textbox inset="0,0,0,0">
                  <w:txbxContent>
                    <w:p w14:paraId="0EBD86B7" w14:textId="77777777" w:rsidR="003765F2" w:rsidRDefault="003765F2" w:rsidP="006A3E28">
                      <w:pPr>
                        <w:pStyle w:val="Event"/>
                      </w:pPr>
                      <w:r>
                        <w:t>dolor</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407" behindDoc="0" locked="0" layoutInCell="1" allowOverlap="1" wp14:anchorId="5A6A5691" wp14:editId="3C87D31D">
                <wp:simplePos x="0" y="0"/>
                <wp:positionH relativeFrom="page">
                  <wp:posOffset>5648960</wp:posOffset>
                </wp:positionH>
                <wp:positionV relativeFrom="page">
                  <wp:posOffset>3982085</wp:posOffset>
                </wp:positionV>
                <wp:extent cx="447040" cy="194945"/>
                <wp:effectExtent l="0" t="0" r="0" b="1270"/>
                <wp:wrapTight wrapText="bothSides">
                  <wp:wrapPolygon edited="0">
                    <wp:start x="0" y="0"/>
                    <wp:lineTo x="21600" y="0"/>
                    <wp:lineTo x="21600" y="21600"/>
                    <wp:lineTo x="0" y="21600"/>
                    <wp:lineTo x="0" y="0"/>
                  </wp:wrapPolygon>
                </wp:wrapTight>
                <wp:docPr id="265"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648893C8" w14:textId="77777777" w:rsidR="003765F2" w:rsidRDefault="003765F2" w:rsidP="006A3E28">
                            <w:pPr>
                              <w:pStyle w:val="Event"/>
                            </w:pPr>
                            <w:r>
                              <w:t>lorem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7" o:spid="_x0000_s1036" type="#_x0000_t202" style="position:absolute;margin-left:444.8pt;margin-top:313.55pt;width:35.2pt;height:15.35pt;z-index:25165740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" filled="f" stroked="f">
                <v:stroke o:forcedash="t"/>
                <v:textbox inset="0,0,0,0">
                  <w:txbxContent>
                    <w:p w14:paraId="648893C8" w14:textId="77777777" w:rsidR="003765F2" w:rsidRDefault="003765F2" w:rsidP="006A3E28">
                      <w:pPr>
                        <w:pStyle w:val="Event"/>
                      </w:pPr>
                      <w:r>
                        <w:t>lorem</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403" behindDoc="0" locked="0" layoutInCell="1" allowOverlap="1" wp14:anchorId="41BAE297" wp14:editId="399399A4">
                <wp:simplePos x="0" y="0"/>
                <wp:positionH relativeFrom="page">
                  <wp:posOffset>5648960</wp:posOffset>
                </wp:positionH>
                <wp:positionV relativeFrom="page">
                  <wp:posOffset>2218690</wp:posOffset>
                </wp:positionV>
                <wp:extent cx="447040" cy="194945"/>
                <wp:effectExtent l="0" t="0" r="0" b="0"/>
                <wp:wrapTight wrapText="bothSides">
                  <wp:wrapPolygon edited="0">
                    <wp:start x="0" y="0"/>
                    <wp:lineTo x="21600" y="0"/>
                    <wp:lineTo x="21600" y="21600"/>
                    <wp:lineTo x="0" y="21600"/>
                    <wp:lineTo x="0" y="0"/>
                  </wp:wrapPolygon>
                </wp:wrapTight>
                <wp:docPr id="264"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45C4CCFF" w14:textId="77777777" w:rsidR="003765F2" w:rsidRDefault="003765F2" w:rsidP="006A3E28">
                            <w:pPr>
                              <w:pStyle w:val="Event"/>
                            </w:pPr>
                            <w:r>
                              <w:t>ipsum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3" o:spid="_x0000_s1037" type="#_x0000_t202" style="position:absolute;margin-left:444.8pt;margin-top:174.7pt;width:35.2pt;height:15.35pt;z-index:25165740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" filled="f" stroked="f">
                <v:stroke o:forcedash="t"/>
                <v:textbox inset="0,0,0,0">
                  <w:txbxContent>
                    <w:p w14:paraId="45C4CCFF" w14:textId="77777777" w:rsidR="003765F2" w:rsidRDefault="003765F2" w:rsidP="006A3E28">
                      <w:pPr>
                        <w:pStyle w:val="Event"/>
                      </w:pPr>
                      <w:r>
                        <w:t>ipsum</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401" behindDoc="0" locked="0" layoutInCell="1" allowOverlap="1" wp14:anchorId="6E79F9CC" wp14:editId="5871036A">
                <wp:simplePos x="0" y="0"/>
                <wp:positionH relativeFrom="page">
                  <wp:posOffset>5648960</wp:posOffset>
                </wp:positionH>
                <wp:positionV relativeFrom="page">
                  <wp:posOffset>1337310</wp:posOffset>
                </wp:positionV>
                <wp:extent cx="447040" cy="194945"/>
                <wp:effectExtent l="0" t="3810" r="0" b="4445"/>
                <wp:wrapTight wrapText="bothSides">
                  <wp:wrapPolygon edited="0">
                    <wp:start x="0" y="0"/>
                    <wp:lineTo x="21600" y="0"/>
                    <wp:lineTo x="21600" y="21600"/>
                    <wp:lineTo x="0" y="21600"/>
                    <wp:lineTo x="0" y="0"/>
                  </wp:wrapPolygon>
                </wp:wrapTight>
                <wp:docPr id="263"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59F4F5EB" w14:textId="77777777" w:rsidR="003765F2" w:rsidRDefault="003765F2" w:rsidP="006A3E28">
                            <w:pPr>
                              <w:pStyle w:val="Event"/>
                            </w:pPr>
                            <w:r>
                              <w:t>lorem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1" o:spid="_x0000_s1038" type="#_x0000_t202" style="position:absolute;margin-left:444.8pt;margin-top:105.3pt;width:35.2pt;height:15.35pt;z-index:25165740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" filled="f" stroked="f">
                <v:stroke o:forcedash="t"/>
                <v:textbox inset="0,0,0,0">
                  <w:txbxContent>
                    <w:p w14:paraId="59F4F5EB" w14:textId="77777777" w:rsidR="003765F2" w:rsidRDefault="003765F2" w:rsidP="006A3E28">
                      <w:pPr>
                        <w:pStyle w:val="Event"/>
                      </w:pPr>
                      <w:r>
                        <w:t>lorem</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404" behindDoc="0" locked="0" layoutInCell="1" allowOverlap="1" wp14:anchorId="029CE08A" wp14:editId="575EB83E">
                <wp:simplePos x="0" y="0"/>
                <wp:positionH relativeFrom="page">
                  <wp:posOffset>6172200</wp:posOffset>
                </wp:positionH>
                <wp:positionV relativeFrom="page">
                  <wp:posOffset>3100705</wp:posOffset>
                </wp:positionV>
                <wp:extent cx="1122680" cy="796290"/>
                <wp:effectExtent l="0" t="1905" r="0" b="1905"/>
                <wp:wrapTight wrapText="bothSides">
                  <wp:wrapPolygon edited="0">
                    <wp:start x="0" y="0"/>
                    <wp:lineTo x="21600" y="0"/>
                    <wp:lineTo x="21600" y="21600"/>
                    <wp:lineTo x="0" y="21600"/>
                    <wp:lineTo x="0" y="0"/>
                  </wp:wrapPolygon>
                </wp:wrapTight>
                <wp:docPr id="262"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796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65461C44" w14:textId="77777777" w:rsidR="003765F2" w:rsidRDefault="003765F2" w:rsidP="006A3E28">
                            <w:pPr>
                              <w:pStyle w:val="BodyText3"/>
                            </w:pPr>
                            <w:r w:rsidRPr="005B2B5D">
                              <w:t>Pellentesque ullamcorper ultricies turpis. Integer est.</w:t>
                            </w:r>
                            <w:r>
                              <w:t xml:space="preserve"> </w:t>
                            </w:r>
                            <w:r w:rsidRPr="005B2B5D">
                              <w:t>Sed nec lacus. Nunc 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4" o:spid="_x0000_s1039" type="#_x0000_t202" style="position:absolute;margin-left:486pt;margin-top:244.15pt;width:88.4pt;height:62.7pt;z-index:2516574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" filled="f" stroked="f">
                <v:stroke o:forcedash="t"/>
                <v:textbox inset="0,0,0,0">
                  <w:txbxContent>
                    <w:p w14:paraId="65461C44" w14:textId="77777777" w:rsidR="003765F2" w:rsidRDefault="003765F2" w:rsidP="006A3E28">
                      <w:pPr>
                        <w:pStyle w:val="BodyText3"/>
                      </w:pPr>
                      <w:r w:rsidRPr="005B2B5D">
                        <w:t>Pellentesque ullamcorper ultricies turpis. Integer est.</w:t>
                      </w:r>
                      <w:r>
                        <w:t xml:space="preserve"> </w:t>
                      </w:r>
                      <w:r w:rsidRPr="005B2B5D">
                        <w:t>Sed nec lacus. Nunc est.</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397" behindDoc="0" locked="0" layoutInCell="1" allowOverlap="1" wp14:anchorId="67CEFF82" wp14:editId="0B2D1F08">
                <wp:simplePos x="0" y="0"/>
                <wp:positionH relativeFrom="page">
                  <wp:posOffset>889000</wp:posOffset>
                </wp:positionH>
                <wp:positionV relativeFrom="page">
                  <wp:posOffset>8731885</wp:posOffset>
                </wp:positionV>
                <wp:extent cx="1040130" cy="301625"/>
                <wp:effectExtent l="0" t="0" r="1270" b="0"/>
                <wp:wrapTight wrapText="bothSides">
                  <wp:wrapPolygon edited="0">
                    <wp:start x="0" y="0"/>
                    <wp:lineTo x="21600" y="0"/>
                    <wp:lineTo x="21600" y="21600"/>
                    <wp:lineTo x="0" y="21600"/>
                    <wp:lineTo x="0" y="0"/>
                  </wp:wrapPolygon>
                </wp:wrapTight>
                <wp:docPr id="261"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0DB08AC0" w14:textId="77777777" w:rsidR="003765F2" w:rsidRDefault="003765F2" w:rsidP="006A3E28">
                            <w:pPr>
                              <w:pStyle w:val="BodyText2"/>
                            </w:pPr>
                            <w:r>
                              <w:t xml:space="preserve"> - aliquam.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7" o:spid="_x0000_s1040" type="#_x0000_t202" style="position:absolute;margin-left:70pt;margin-top:687.55pt;width:81.9pt;height:23.75pt;z-index:25165739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" filled="f" stroked="f">
                <v:stroke o:forcedash="t"/>
                <v:textbox inset="0,0,0,0">
                  <w:txbxContent>
                    <w:p w14:paraId="0DB08AC0" w14:textId="77777777" w:rsidR="003765F2" w:rsidRDefault="003765F2" w:rsidP="006A3E28">
                      <w:pPr>
                        <w:pStyle w:val="BodyText2"/>
                      </w:pPr>
                      <w:r>
                        <w:t xml:space="preserve"> - aliquam.</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396" behindDoc="0" locked="0" layoutInCell="1" allowOverlap="1" wp14:anchorId="5D0C3299" wp14:editId="37FDF65E">
                <wp:simplePos x="0" y="0"/>
                <wp:positionH relativeFrom="page">
                  <wp:posOffset>631190</wp:posOffset>
                </wp:positionH>
                <wp:positionV relativeFrom="page">
                  <wp:posOffset>7333615</wp:posOffset>
                </wp:positionV>
                <wp:extent cx="1297940" cy="1347470"/>
                <wp:effectExtent l="0" t="5715" r="1270" b="5715"/>
                <wp:wrapTight wrapText="bothSides">
                  <wp:wrapPolygon edited="0">
                    <wp:start x="0" y="0"/>
                    <wp:lineTo x="21600" y="0"/>
                    <wp:lineTo x="21600" y="21600"/>
                    <wp:lineTo x="0" y="21600"/>
                    <wp:lineTo x="0" y="0"/>
                  </wp:wrapPolygon>
                </wp:wrapTight>
                <wp:docPr id="260"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940" cy="134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txbx>
                        <w:txbxContent>
                          <w:p w14:paraId="2E49FE58" w14:textId="77777777" w:rsidR="003765F2" w:rsidRDefault="003765F2" w:rsidP="006A3E28">
                            <w:pPr>
                              <w:pStyle w:val="BodyText2"/>
                            </w:pPr>
                            <w:r>
                              <w:t>“</w:t>
                            </w:r>
                            <w:r w:rsidRPr="003365A1">
                              <w:t>Sed libero. Maecenas est mi, vestibulum id, euismod non, vestibulum quis, mi. Mauris consequat dolor a sapien.</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6" o:spid="_x0000_s1041" type="#_x0000_t202" style="position:absolute;margin-left:49.7pt;margin-top:577.45pt;width:102.2pt;height:106.1pt;z-index:2516573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" mv:complextextbox="1" filled="f" stroked="f">
                <v:stroke o:forcedash="t"/>
                <v:textbox inset="0,0,0,0">
                  <w:txbxContent>
                    <w:p w14:paraId="2E49FE58" w14:textId="77777777" w:rsidR="003765F2" w:rsidRDefault="003765F2" w:rsidP="006A3E28">
                      <w:pPr>
                        <w:pStyle w:val="BodyText2"/>
                      </w:pPr>
                      <w:r>
                        <w:t>“</w:t>
                      </w:r>
                      <w:r w:rsidRPr="003365A1">
                        <w:t>Sed libero. Maecenas est mi, vestibulum id, euismod non, vestibulum quis, mi. Mauris consequat dolor a sapien.</w:t>
                      </w:r>
                      <w:r>
                        <w:t>”</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394" behindDoc="0" locked="0" layoutInCell="1" allowOverlap="1" wp14:anchorId="24E1455F" wp14:editId="712F2374">
                <wp:simplePos x="0" y="0"/>
                <wp:positionH relativeFrom="page">
                  <wp:posOffset>645160</wp:posOffset>
                </wp:positionH>
                <wp:positionV relativeFrom="page">
                  <wp:posOffset>1261110</wp:posOffset>
                </wp:positionV>
                <wp:extent cx="1905000" cy="603885"/>
                <wp:effectExtent l="0" t="3810" r="2540" b="1905"/>
                <wp:wrapTight wrapText="bothSides">
                  <wp:wrapPolygon edited="0">
                    <wp:start x="0" y="0"/>
                    <wp:lineTo x="21600" y="0"/>
                    <wp:lineTo x="21600" y="21600"/>
                    <wp:lineTo x="0" y="21600"/>
                    <wp:lineTo x="0" y="0"/>
                  </wp:wrapPolygon>
                </wp:wrapTight>
                <wp:docPr id="259"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603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4ADD9226" w14:textId="77777777" w:rsidR="003765F2" w:rsidRDefault="003765F2" w:rsidP="006A3E28">
                            <w:pPr>
                              <w:pStyle w:val="Subtitle"/>
                            </w:pPr>
                            <w:r>
                              <w:t>lorem ipsum dolor sit amet.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4" o:spid="_x0000_s1042" type="#_x0000_t202" style="position:absolute;margin-left:50.8pt;margin-top:99.3pt;width:150pt;height:47.55pt;z-index:25165739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" filled="f" stroked="f">
                <v:stroke o:forcedash="t"/>
                <v:textbox inset="0,0,0,0">
                  <w:txbxContent>
                    <w:p w14:paraId="4ADD9226" w14:textId="77777777" w:rsidR="003765F2" w:rsidRDefault="003765F2" w:rsidP="006A3E28">
                      <w:pPr>
                        <w:pStyle w:val="Subtitle"/>
                      </w:pPr>
                      <w:r>
                        <w:t>lorem ipsum dolor sit amet.</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398" behindDoc="0" locked="0" layoutInCell="1" allowOverlap="1" wp14:anchorId="38700018" wp14:editId="3BC06260">
                <wp:simplePos x="0" y="0"/>
                <wp:positionH relativeFrom="page">
                  <wp:posOffset>647700</wp:posOffset>
                </wp:positionH>
                <wp:positionV relativeFrom="page">
                  <wp:posOffset>1946910</wp:posOffset>
                </wp:positionV>
                <wp:extent cx="1905000" cy="578485"/>
                <wp:effectExtent l="0" t="3810" r="0" b="1905"/>
                <wp:wrapTight wrapText="bothSides">
                  <wp:wrapPolygon edited="0">
                    <wp:start x="0" y="0"/>
                    <wp:lineTo x="21600" y="0"/>
                    <wp:lineTo x="21600" y="21600"/>
                    <wp:lineTo x="0" y="21600"/>
                    <wp:lineTo x="0" y="0"/>
                  </wp:wrapPolygon>
                </wp:wrapTight>
                <wp:docPr id="25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78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txbx>
                        <w:txbxContent>
                          <w:p w14:paraId="7B7C75AA" w14:textId="77777777" w:rsidR="003765F2" w:rsidRDefault="003765F2" w:rsidP="006A3E28">
                            <w:pPr>
                              <w:pStyle w:val="BodyText2"/>
                            </w:pPr>
                            <w:r w:rsidRPr="003365A1">
                              <w:t>Pellentesque nunc odio, mattis sit amet, commodo nec, consectetuer quis, nibh.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 o:spid="_x0000_s1043" type="#_x0000_t202" style="position:absolute;margin-left:51pt;margin-top:153.3pt;width:150pt;height:45.55pt;z-index:25165739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" mv:complextextbox="1" filled="f" stroked="f">
                <v:stroke o:forcedash="t"/>
                <v:textbox inset="0,0,0,0">
                  <w:txbxContent>
                    <w:p w14:paraId="7B7C75AA" w14:textId="77777777" w:rsidR="003765F2" w:rsidRDefault="003765F2" w:rsidP="006A3E28">
                      <w:pPr>
                        <w:pStyle w:val="BodyText2"/>
                      </w:pPr>
                      <w:r w:rsidRPr="003365A1">
                        <w:t>Pellentesque nunc odio, mattis sit amet, commodo nec, consectetuer quis, nibh.</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395" behindDoc="0" locked="0" layoutInCell="1" allowOverlap="1" wp14:anchorId="5E8AC58E" wp14:editId="0CC9B9C5">
                <wp:simplePos x="0" y="0"/>
                <wp:positionH relativeFrom="page">
                  <wp:posOffset>631190</wp:posOffset>
                </wp:positionH>
                <wp:positionV relativeFrom="page">
                  <wp:posOffset>6685915</wp:posOffset>
                </wp:positionV>
                <wp:extent cx="1297940" cy="506095"/>
                <wp:effectExtent l="0" t="5715" r="1270" b="0"/>
                <wp:wrapTight wrapText="bothSides">
                  <wp:wrapPolygon edited="0">
                    <wp:start x="0" y="0"/>
                    <wp:lineTo x="21600" y="0"/>
                    <wp:lineTo x="21600" y="21600"/>
                    <wp:lineTo x="0" y="21600"/>
                    <wp:lineTo x="0" y="0"/>
                  </wp:wrapPolygon>
                </wp:wrapTight>
                <wp:docPr id="256"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940" cy="506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4D6621B4" w14:textId="77777777" w:rsidR="003765F2" w:rsidRDefault="003765F2" w:rsidP="006A3E28">
                            <w:pPr>
                              <w:pStyle w:val="BlockHeading"/>
                            </w:pPr>
                            <w:r w:rsidRPr="003365A1">
                              <w:t>Fusce mollis tempus felis</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5" o:spid="_x0000_s1044" type="#_x0000_t202" style="position:absolute;margin-left:49.7pt;margin-top:526.45pt;width:102.2pt;height:39.85pt;z-index:25165739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" filled="f" stroked="f">
                <v:stroke o:forcedash="t"/>
                <v:textbox inset="0,0,0,0">
                  <w:txbxContent>
                    <w:p w14:paraId="4D6621B4" w14:textId="77777777" w:rsidR="003765F2" w:rsidRDefault="003765F2" w:rsidP="006A3E28">
                      <w:pPr>
                        <w:pStyle w:val="BlockHeading"/>
                      </w:pPr>
                      <w:r w:rsidRPr="003365A1">
                        <w:t>Fusce mollis tempus felis</w:t>
                      </w:r>
                      <w:r>
                        <w:t>.</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391" behindDoc="0" locked="0" layoutInCell="1" allowOverlap="1" wp14:anchorId="31E88499" wp14:editId="4033A6BE">
                <wp:simplePos x="0" y="0"/>
                <wp:positionH relativeFrom="page">
                  <wp:posOffset>2301875</wp:posOffset>
                </wp:positionH>
                <wp:positionV relativeFrom="page">
                  <wp:posOffset>6818630</wp:posOffset>
                </wp:positionV>
                <wp:extent cx="2468880" cy="2331720"/>
                <wp:effectExtent l="3175" t="0" r="4445" b="6350"/>
                <wp:wrapTight wrapText="bothSides">
                  <wp:wrapPolygon edited="0">
                    <wp:start x="0" y="0"/>
                    <wp:lineTo x="21600" y="0"/>
                    <wp:lineTo x="21600" y="21600"/>
                    <wp:lineTo x="0" y="21600"/>
                    <wp:lineTo x="0" y="0"/>
                  </wp:wrapPolygon>
                </wp:wrapTight>
                <wp:docPr id="255"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331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txbx id="3">
                        <w:txbxContent>
                          <w:p w14:paraId="2DD0A912" w14:textId="77777777" w:rsidR="003765F2" w:rsidRDefault="003765F2" w:rsidP="006A3E28">
                            <w:pPr>
                              <w:pStyle w:val="BodyText"/>
                            </w:pPr>
                            <w:r>
                              <w:t>M</w:t>
                            </w:r>
                            <w:r w:rsidRPr="00F93648">
                              <w:t>aecenas ullamcorper elementum pede. Pellentesque ullamcorper ultricies turpis. Integer est. Sed nec lacus. Nunc est. Aliquam venenatis nunc at enim. Aenean diam velit, rutrum vitae, tempor ut, sodales eget, mauris. In fermentum, tortor sed posuere lobortis, erat mi laoreet nibh, condimentum gravida pede lorem id justo. Maecenas facilisis, pede a egestas luctus, nisl quam laoreet urna, vel sodales tellus arcu a augue. Maecenas et lorem. Ut et nisl id turpis varius faucibus. Integer et felis. Duis ipsum magna, commodo vel, accumsan non, semper quis, metus. Duis pellentesque eros et nisi. Sed nec lorem. Proin placerat, risus et dapibus tincidunt, lacus nunc vulputate odio, ut tincidunt felis lacus eu sem.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1" o:spid="_x0000_s1045" type="#_x0000_t202" style="position:absolute;margin-left:181.25pt;margin-top:536.9pt;width:194.4pt;height:183.6pt;z-index:25165739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" mv:complextextbox="1" filled="f" stroked="f">
                <v:stroke o:forcedash="t"/>
                <v:textbox inset="0,0,0,0">
                  <w:txbxContent>
                    <w:p w14:paraId="2DD0A912" w14:textId="77777777" w:rsidR="003765F2" w:rsidRDefault="003765F2" w:rsidP="006A3E28">
                      <w:pPr>
                        <w:pStyle w:val="BodyText"/>
                      </w:pPr>
                      <w:r>
                        <w:t>M</w:t>
                      </w:r>
                      <w:r w:rsidRPr="00F93648">
                        <w:t>aecenas ullamcorper elementum pede. Pellentesque ullamcorper ultricies turpis. Integer est. Sed nec lacus. Nunc est. Aliquam venenatis nunc at enim. Aenean diam velit, rutrum vitae, tempor ut, sodales eget, mauris. In fermentum, tortor sed posuere lobortis, erat mi laoreet nibh, condimentum gravida pede lorem id justo. Maecenas facilisis, pede a egestas luctus, nisl quam laoreet urna, vel sodales tellus arcu a augue. Maecenas et lorem. Ut et nisl id turpis varius faucibus. Integer et felis. Duis ipsum magna, commodo vel, accumsan non, semper quis, metus. Duis pellentesque eros et nisi. Sed nec lorem. Proin placerat, risus et dapibus tincidunt, lacus nunc vulputate odio, ut tincidunt felis lacus eu sem.</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393" behindDoc="0" locked="0" layoutInCell="1" allowOverlap="1" wp14:anchorId="1890939A" wp14:editId="7D7B46D8">
                <wp:simplePos x="0" y="0"/>
                <wp:positionH relativeFrom="page">
                  <wp:posOffset>2301875</wp:posOffset>
                </wp:positionH>
                <wp:positionV relativeFrom="page">
                  <wp:posOffset>6274435</wp:posOffset>
                </wp:positionV>
                <wp:extent cx="5074920" cy="411480"/>
                <wp:effectExtent l="3175" t="635" r="1905" b="0"/>
                <wp:wrapTight wrapText="bothSides">
                  <wp:wrapPolygon edited="0">
                    <wp:start x="0" y="0"/>
                    <wp:lineTo x="21600" y="0"/>
                    <wp:lineTo x="21600" y="21600"/>
                    <wp:lineTo x="0" y="21600"/>
                    <wp:lineTo x="0" y="0"/>
                  </wp:wrapPolygon>
                </wp:wrapTight>
                <wp:docPr id="254"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593A3DE5" w14:textId="77777777" w:rsidR="003765F2" w:rsidRPr="00F93648" w:rsidRDefault="003765F2" w:rsidP="006A3E28">
                            <w:pPr>
                              <w:pStyle w:val="Heading2"/>
                            </w:pPr>
                            <w:r w:rsidRPr="00F93648">
                              <w:t>Aliquam venenatis nunc at enim</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3" o:spid="_x0000_s1046" type="#_x0000_t202" style="position:absolute;margin-left:181.25pt;margin-top:494.05pt;width:399.6pt;height:32.4pt;z-index:25165739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" filled="f" stroked="f">
                <v:stroke o:forcedash="t"/>
                <v:textbox inset="0,0,0,0">
                  <w:txbxContent>
                    <w:p w14:paraId="593A3DE5" w14:textId="77777777" w:rsidR="003765F2" w:rsidRPr="00F93648" w:rsidRDefault="003765F2" w:rsidP="006A3E28">
                      <w:pPr>
                        <w:pStyle w:val="Heading2"/>
                      </w:pPr>
                      <w:r w:rsidRPr="00F93648">
                        <w:t>Aliquam venenatis nunc at enim</w:t>
                      </w:r>
                      <w:r>
                        <w:t>.</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220" behindDoc="0" locked="0" layoutInCell="1" allowOverlap="1" wp14:anchorId="7D59CCBE" wp14:editId="79109406">
                <wp:simplePos x="0" y="0"/>
                <wp:positionH relativeFrom="page">
                  <wp:posOffset>365760</wp:posOffset>
                </wp:positionH>
                <wp:positionV relativeFrom="page">
                  <wp:posOffset>6172200</wp:posOffset>
                </wp:positionV>
                <wp:extent cx="1828800" cy="3063240"/>
                <wp:effectExtent l="0" t="0" r="2540" b="0"/>
                <wp:wrapNone/>
                <wp:docPr id="25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063240"/>
                        </a:xfrm>
                        <a:prstGeom prst="rect">
                          <a:avLst/>
                        </a:prstGeom>
                        <a:solidFill>
                          <a:schemeClr val="accent3">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 uri="{FAA26D3D-D897-4be2-8F04-BA451C77F1D7}">
                            <ma14:placeholderFlag xmlns:ma14="http://schemas.microsoft.com/office/mac/drawingml/2011/main" val="1"/>
                          </a:ext>
                        </a:extLst>
                      </wps:spPr>
                      <wps:txbx>
                        <w:txbxContent>
                          <w:p w14:paraId="0DC57807" w14:textId="77777777" w:rsidR="003765F2" w:rsidRPr="00390C4C" w:rsidRDefault="003765F2" w:rsidP="006A3E28">
                            <w:pPr>
                              <w:pStyle w:val="Symbol"/>
                              <w:rPr>
                                <w:color w:val="C1C1D6" w:themeColor="accent3" w:themeTint="66"/>
                              </w:rPr>
                            </w:pPr>
                            <w:r w:rsidRPr="00390C4C">
                              <w:rPr>
                                <w:color w:val="C1C1D6" w:themeColor="accent3" w:themeTint="66"/>
                              </w:rPr>
                              <w:t>+</w:t>
                            </w:r>
                          </w:p>
                        </w:txbxContent>
                      </wps:txbx>
                      <wps:bodyPr rot="0" vert="horz" wrap="square" lIns="91440" tIns="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47" style="position:absolute;margin-left:28.8pt;margin-top:486pt;width:2in;height:241.2pt;z-index:2516572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" fillcolor="#669 [3206]" stroked="f" strokecolor="#4a7ebb" strokeweight="1.5pt">
                <v:stroke o:forcedash="t"/>
                <v:shadow opacity="22938f" mv:blur="38100f" offset="0,2pt"/>
                <v:textbox inset=",0,,7.2pt">
                  <w:txbxContent>
                    <w:p w14:paraId="0DC57807" w14:textId="77777777" w:rsidR="003765F2" w:rsidRPr="00390C4C" w:rsidRDefault="003765F2" w:rsidP="006A3E28">
                      <w:pPr>
                        <w:pStyle w:val="Symbol"/>
                        <w:rPr>
                          <w:color w:val="C1C1D6" w:themeColor="accent3" w:themeTint="66"/>
                        </w:rPr>
                      </w:pPr>
                      <w:r w:rsidRPr="00390C4C">
                        <w:rPr>
                          <w:color w:val="C1C1D6" w:themeColor="accent3" w:themeTint="66"/>
                        </w:rPr>
                        <w:t>+</w:t>
                      </w:r>
                    </w:p>
                  </w:txbxContent>
                </v:textbox>
                <w10:wrap anchorx="page" anchory="page"/>
              </v:rect>
            </w:pict>
          </mc:Fallback>
        </mc:AlternateContent>
      </w:r>
      <w:r w:rsidR="00761BC6">
        <w:rPr>
          <w:noProof/>
        </w:rPr>
        <mc:AlternateContent>
          <mc:Choice Requires="wps">
            <w:drawing>
              <wp:anchor distT="0" distB="0" distL="114300" distR="114300" simplePos="0" relativeHeight="251657378" behindDoc="0" locked="0" layoutInCell="1" allowOverlap="1" wp14:anchorId="0C0BA5E4" wp14:editId="35E7CB1C">
                <wp:simplePos x="0" y="0"/>
                <wp:positionH relativeFrom="page">
                  <wp:posOffset>365760</wp:posOffset>
                </wp:positionH>
                <wp:positionV relativeFrom="page">
                  <wp:posOffset>9464040</wp:posOffset>
                </wp:positionV>
                <wp:extent cx="3368040" cy="228600"/>
                <wp:effectExtent l="0" t="2540" r="0" b="0"/>
                <wp:wrapTight wrapText="bothSides">
                  <wp:wrapPolygon edited="0">
                    <wp:start x="0" y="0"/>
                    <wp:lineTo x="21600" y="0"/>
                    <wp:lineTo x="21600" y="21600"/>
                    <wp:lineTo x="0" y="21600"/>
                    <wp:lineTo x="0" y="0"/>
                  </wp:wrapPolygon>
                </wp:wrapTight>
                <wp:docPr id="251"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0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E39B7" w14:textId="77777777" w:rsidR="003765F2" w:rsidRDefault="003765F2" w:rsidP="006A3E28">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7" o:spid="_x0000_s1048" type="#_x0000_t202" style="position:absolute;margin-left:28.8pt;margin-top:745.2pt;width:265.2pt;height:18pt;z-index:25165737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" filled="f" stroked="f">
                <v:textbox inset="0,0,0,0">
                  <w:txbxContent>
                    <w:p w14:paraId="1C8E39B7" w14:textId="77777777" w:rsidR="003765F2" w:rsidRDefault="003765F2" w:rsidP="006A3E28">
                      <w:pPr>
                        <w:pStyle w:val="Footer"/>
                      </w:pPr>
                    </w:p>
                  </w:txbxContent>
                </v:textbox>
                <w10:wrap type="tight" anchorx="page" anchory="page"/>
              </v:shape>
            </w:pict>
          </mc:Fallback>
        </mc:AlternateContent>
      </w:r>
      <w:r w:rsidR="00761BC6">
        <w:rPr>
          <w:noProof/>
        </w:rPr>
        <mc:AlternateContent>
          <mc:Choice Requires="wps">
            <w:drawing>
              <wp:anchor distT="0" distB="0" distL="114300" distR="114300" simplePos="0" relativeHeight="251657372" behindDoc="0" locked="0" layoutInCell="1" allowOverlap="1" wp14:anchorId="1867BC41" wp14:editId="5EADBD3D">
                <wp:simplePos x="0" y="0"/>
                <wp:positionH relativeFrom="page">
                  <wp:posOffset>5577840</wp:posOffset>
                </wp:positionH>
                <wp:positionV relativeFrom="page">
                  <wp:posOffset>822960</wp:posOffset>
                </wp:positionV>
                <wp:extent cx="1828800" cy="5074920"/>
                <wp:effectExtent l="2540" t="0" r="0" b="0"/>
                <wp:wrapNone/>
                <wp:docPr id="250"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5074920"/>
                        </a:xfrm>
                        <a:prstGeom prst="rect">
                          <a:avLst/>
                        </a:prstGeom>
                        <a:solidFill>
                          <a:schemeClr val="accent4">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4" o:spid="_x0000_s1026" style="position:absolute;margin-left:439.2pt;margin-top:64.8pt;width:2in;height:399.6pt;z-index:2516573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" fillcolor="#996 [3207]" stroked="f" strokecolor="#4a7ebb" strokeweight="1.5pt">
                <v:shadow opacity="22938f" mv:blur="38100f" offset="0,2pt"/>
                <v:textbox inset=",7.2pt,,7.2pt"/>
                <w10:wrap anchorx="page" anchory="page"/>
              </v:rect>
            </w:pict>
          </mc:Fallback>
        </mc:AlternateContent>
      </w:r>
      <w:r w:rsidR="00761BC6">
        <w:rPr>
          <w:noProof/>
        </w:rPr>
        <mc:AlternateContent>
          <mc:Choice Requires="wps">
            <w:drawing>
              <wp:anchor distT="0" distB="0" distL="114300" distR="114300" simplePos="0" relativeHeight="251657216" behindDoc="0" locked="0" layoutInCell="1" allowOverlap="1" wp14:anchorId="4A41ACC5" wp14:editId="548DD2B6">
                <wp:simplePos x="0" y="0"/>
                <wp:positionH relativeFrom="page">
                  <wp:posOffset>365760</wp:posOffset>
                </wp:positionH>
                <wp:positionV relativeFrom="page">
                  <wp:posOffset>822960</wp:posOffset>
                </wp:positionV>
                <wp:extent cx="2468880" cy="2468880"/>
                <wp:effectExtent l="0" t="0" r="0" b="0"/>
                <wp:wrapNone/>
                <wp:docPr id="249"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8880" cy="246888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 uri="{FAA26D3D-D897-4be2-8F04-BA451C77F1D7}">
                            <ma14:placeholderFlag xmlns:ma14="http://schemas.microsoft.com/office/mac/drawingml/2011/main" val="1"/>
                          </a:ext>
                        </a:extLst>
                      </wps:spPr>
                      <wps:txbx>
                        <w:txbxContent>
                          <w:p w14:paraId="5F72146F" w14:textId="77777777" w:rsidR="003765F2" w:rsidRPr="004A7631" w:rsidRDefault="003765F2" w:rsidP="006A3E28">
                            <w:pPr>
                              <w:pStyle w:val="Symbol"/>
                              <w:rPr>
                                <w:color w:val="CF9FCF" w:themeColor="accent1" w:themeTint="66"/>
                              </w:rPr>
                            </w:pPr>
                            <w:r w:rsidRPr="004A7631">
                              <w:rPr>
                                <w:color w:val="CF9FCF" w:themeColor="accent1" w:themeTint="66"/>
                              </w:rPr>
                              <w:t>+</w:t>
                            </w:r>
                          </w:p>
                        </w:txbxContent>
                      </wps:txbx>
                      <wps:bodyPr rot="0" vert="horz" wrap="square" lIns="91440" tIns="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049" style="position:absolute;margin-left:28.8pt;margin-top:64.8pt;width:194.4pt;height:194.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" fillcolor="#636 [3204]" stroked="f" strokecolor="#4a7ebb" strokeweight="1.5pt">
                <v:stroke o:forcedash="t"/>
                <v:shadow opacity="22938f" mv:blur="38100f" offset="0,2pt"/>
                <v:textbox inset=",0,,7.2pt">
                  <w:txbxContent>
                    <w:p w14:paraId="5F72146F" w14:textId="77777777" w:rsidR="003765F2" w:rsidRPr="004A7631" w:rsidRDefault="003765F2" w:rsidP="006A3E28">
                      <w:pPr>
                        <w:pStyle w:val="Symbol"/>
                        <w:rPr>
                          <w:color w:val="CF9FCF" w:themeColor="accent1" w:themeTint="66"/>
                        </w:rPr>
                      </w:pPr>
                      <w:r w:rsidRPr="004A7631">
                        <w:rPr>
                          <w:color w:val="CF9FCF" w:themeColor="accent1" w:themeTint="66"/>
                        </w:rPr>
                        <w:t>+</w:t>
                      </w:r>
                    </w:p>
                  </w:txbxContent>
                </v:textbox>
                <w10:wrap anchorx="page" anchory="page"/>
              </v:rect>
            </w:pict>
          </mc:Fallback>
        </mc:AlternateContent>
      </w:r>
      <w:r w:rsidR="00761BC6">
        <w:rPr>
          <w:noProof/>
        </w:rPr>
        <mc:AlternateContent>
          <mc:Choice Requires="wps">
            <w:drawing>
              <wp:anchor distT="0" distB="0" distL="114300" distR="114300" simplePos="0" relativeHeight="251657370" behindDoc="0" locked="0" layoutInCell="1" allowOverlap="1" wp14:anchorId="5FD98574" wp14:editId="36E19E37">
                <wp:simplePos x="0" y="0"/>
                <wp:positionH relativeFrom="page">
                  <wp:posOffset>365760</wp:posOffset>
                </wp:positionH>
                <wp:positionV relativeFrom="page">
                  <wp:posOffset>6035040</wp:posOffset>
                </wp:positionV>
                <wp:extent cx="7040880" cy="0"/>
                <wp:effectExtent l="10160" t="15240" r="22860" b="22860"/>
                <wp:wrapNone/>
                <wp:docPr id="24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0880" cy="0"/>
                        </a:xfrm>
                        <a:prstGeom prst="line">
                          <a:avLst/>
                        </a:prstGeom>
                        <a:noFill/>
                        <a:ln w="12700">
                          <a:solidFill>
                            <a:schemeClr val="bg1">
                              <a:lumMod val="6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32" o:spid="_x0000_s1026" style="position:absolute;z-index:25165737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8pt,475.2pt" to="583.2pt,47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" strokecolor="#a5a5a5 [2092]" strokeweight="1pt">
                <v:shadow opacity="22938f" mv:blur="38100f" offset="0,2pt"/>
                <w10:wrap anchorx="page" anchory="page"/>
              </v:line>
            </w:pict>
          </mc:Fallback>
        </mc:AlternateContent>
      </w:r>
      <w:r w:rsidR="00761BC6">
        <w:rPr>
          <w:noProof/>
        </w:rPr>
        <mc:AlternateContent>
          <mc:Choice Requires="wps">
            <w:drawing>
              <wp:anchor distT="0" distB="0" distL="114300" distR="114300" simplePos="0" relativeHeight="251657368" behindDoc="0" locked="0" layoutInCell="1" allowOverlap="1" wp14:anchorId="087F6D1D" wp14:editId="1B89AFCE">
                <wp:simplePos x="0" y="0"/>
                <wp:positionH relativeFrom="page">
                  <wp:posOffset>4044950</wp:posOffset>
                </wp:positionH>
                <wp:positionV relativeFrom="page">
                  <wp:posOffset>406400</wp:posOffset>
                </wp:positionV>
                <wp:extent cx="3368040" cy="285750"/>
                <wp:effectExtent l="0" t="0" r="3810" b="6350"/>
                <wp:wrapTight wrapText="bothSides">
                  <wp:wrapPolygon edited="0">
                    <wp:start x="0" y="0"/>
                    <wp:lineTo x="21600" y="0"/>
                    <wp:lineTo x="21600" y="21600"/>
                    <wp:lineTo x="0" y="21600"/>
                    <wp:lineTo x="0" y="0"/>
                  </wp:wrapPolygon>
                </wp:wrapTight>
                <wp:docPr id="247"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04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6D050038" w14:textId="77777777" w:rsidR="003765F2" w:rsidRDefault="003765F2" w:rsidP="006A3E28">
                            <w:pPr>
                              <w:pStyle w:val="Date"/>
                            </w:pPr>
                            <w:r>
                              <w:t>Issue | Date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0" o:spid="_x0000_s1050" type="#_x0000_t202" style="position:absolute;margin-left:318.5pt;margin-top:32pt;width:265.2pt;height:22.5pt;z-index:251657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" filled="f" stroked="f">
                <v:stroke o:forcedash="t"/>
                <v:textbox inset="0,0,0,0">
                  <w:txbxContent>
                    <w:p w14:paraId="6D050038" w14:textId="77777777" w:rsidR="003765F2" w:rsidRDefault="003765F2" w:rsidP="006A3E28">
                      <w:pPr>
                        <w:pStyle w:val="Date"/>
                      </w:pPr>
                      <w:r>
                        <w:t>Issue | Date</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264" behindDoc="0" locked="0" layoutInCell="1" allowOverlap="1" wp14:anchorId="0C2A2324" wp14:editId="4792E37C">
                <wp:simplePos x="0" y="0"/>
                <wp:positionH relativeFrom="page">
                  <wp:posOffset>365760</wp:posOffset>
                </wp:positionH>
                <wp:positionV relativeFrom="page">
                  <wp:posOffset>279400</wp:posOffset>
                </wp:positionV>
                <wp:extent cx="3368040" cy="412750"/>
                <wp:effectExtent l="0" t="0" r="0" b="6350"/>
                <wp:wrapTight wrapText="bothSides">
                  <wp:wrapPolygon edited="0">
                    <wp:start x="0" y="0"/>
                    <wp:lineTo x="21600" y="0"/>
                    <wp:lineTo x="21600" y="21600"/>
                    <wp:lineTo x="0" y="21600"/>
                    <wp:lineTo x="0" y="0"/>
                  </wp:wrapPolygon>
                </wp:wrapTight>
                <wp:docPr id="246"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0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63BB5982" w14:textId="77777777" w:rsidR="003765F2" w:rsidRDefault="003765F2" w:rsidP="006A3E28">
                            <w:pPr>
                              <w:pStyle w:val="Title"/>
                            </w:pPr>
                            <w:r>
                              <w:t>Lorem Ipsum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051" type="#_x0000_t202" style="position:absolute;margin-left:28.8pt;margin-top:22pt;width:265.2pt;height:32.5pt;z-index:25165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" filled="f" stroked="f">
                <v:stroke o:forcedash="t"/>
                <v:textbox inset="0,0,0,0">
                  <w:txbxContent>
                    <w:p w14:paraId="63BB5982" w14:textId="77777777" w:rsidR="003765F2" w:rsidRDefault="003765F2" w:rsidP="006A3E28">
                      <w:pPr>
                        <w:pStyle w:val="Title"/>
                      </w:pPr>
                      <w:r>
                        <w:t>Lorem Ipsum</w:t>
                      </w:r>
                    </w:p>
                  </w:txbxContent>
                </v:textbox>
                <w10:wrap type="tight" anchorx="page" anchory="page"/>
              </v:shape>
            </w:pict>
          </mc:Fallback>
        </mc:AlternateContent>
      </w:r>
      <w:r w:rsidR="00FC4F19">
        <w:br w:type="page"/>
      </w:r>
      <w:r w:rsidR="00761BC6">
        <w:rPr>
          <w:noProof/>
        </w:rPr>
        <w:lastRenderedPageBreak/>
        <mc:AlternateContent>
          <mc:Choice Requires="wps">
            <w:drawing>
              <wp:anchor distT="0" distB="0" distL="114300" distR="114300" simplePos="0" relativeHeight="251657390" behindDoc="0" locked="0" layoutInCell="1" allowOverlap="1" wp14:anchorId="692DE9DB" wp14:editId="21716049">
                <wp:simplePos x="0" y="0"/>
                <wp:positionH relativeFrom="page">
                  <wp:posOffset>5433060</wp:posOffset>
                </wp:positionH>
                <wp:positionV relativeFrom="page">
                  <wp:posOffset>1070610</wp:posOffset>
                </wp:positionV>
                <wp:extent cx="1752600" cy="1264285"/>
                <wp:effectExtent l="0" t="3810" r="2540" b="1905"/>
                <wp:wrapTight wrapText="bothSides">
                  <wp:wrapPolygon edited="0">
                    <wp:start x="0" y="0"/>
                    <wp:lineTo x="21600" y="0"/>
                    <wp:lineTo x="21600" y="21600"/>
                    <wp:lineTo x="0" y="21600"/>
                    <wp:lineTo x="0" y="0"/>
                  </wp:wrapPolygon>
                </wp:wrapTight>
                <wp:docPr id="245"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264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txbx>
                        <w:txbxContent>
                          <w:p w14:paraId="4ABE02E1" w14:textId="77777777" w:rsidR="003765F2" w:rsidRDefault="003765F2" w:rsidP="006A3E28">
                            <w:pPr>
                              <w:pStyle w:val="BlockHeading"/>
                            </w:pPr>
                            <w:r w:rsidRPr="00762D77">
                              <w:t>Lorem ipsum dolor sit amet, consectetuer adipiscing elit.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0" o:spid="_x0000_s1052" type="#_x0000_t202" style="position:absolute;margin-left:427.8pt;margin-top:84.3pt;width:138pt;height:99.55pt;z-index:25165739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" mv:complextextbox="1" filled="f" stroked="f">
                <v:stroke o:forcedash="t"/>
                <v:textbox inset="0,0,0,0">
                  <w:txbxContent>
                    <w:p w14:paraId="4ABE02E1" w14:textId="77777777" w:rsidR="003765F2" w:rsidRDefault="003765F2" w:rsidP="006A3E28">
                      <w:pPr>
                        <w:pStyle w:val="BlockHeading"/>
                      </w:pPr>
                      <w:r w:rsidRPr="00762D77">
                        <w:t>Lorem ipsum dolor sit amet, consectetuer adipiscing elit.</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389" behindDoc="0" locked="0" layoutInCell="1" allowOverlap="1" wp14:anchorId="15878F50" wp14:editId="0C91ABC9">
                <wp:simplePos x="0" y="0"/>
                <wp:positionH relativeFrom="page">
                  <wp:posOffset>358775</wp:posOffset>
                </wp:positionH>
                <wp:positionV relativeFrom="page">
                  <wp:posOffset>4069715</wp:posOffset>
                </wp:positionV>
                <wp:extent cx="7040880" cy="658495"/>
                <wp:effectExtent l="3175" t="5715" r="4445" b="0"/>
                <wp:wrapTight wrapText="bothSides">
                  <wp:wrapPolygon edited="0">
                    <wp:start x="0" y="0"/>
                    <wp:lineTo x="21600" y="0"/>
                    <wp:lineTo x="21600" y="21600"/>
                    <wp:lineTo x="0" y="21600"/>
                    <wp:lineTo x="0" y="0"/>
                  </wp:wrapPolygon>
                </wp:wrapTight>
                <wp:docPr id="244"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658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58D0035A" w14:textId="77777777" w:rsidR="003765F2" w:rsidRPr="00020D53" w:rsidRDefault="003765F2" w:rsidP="006A3E28">
                            <w:pPr>
                              <w:pStyle w:val="Heading3"/>
                            </w:pPr>
                            <w:r w:rsidRPr="00020D53">
                              <w:t>Maecenas est mi, vestibulum id, euismod non, vestibulum quis, mi.</w:t>
                            </w:r>
                            <w:r>
                              <w:t xml:space="preserve"> Aenean sed dolor.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9" o:spid="_x0000_s1053" type="#_x0000_t202" style="position:absolute;margin-left:28.25pt;margin-top:320.45pt;width:554.4pt;height:51.85pt;z-index:25165738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" filled="f" stroked="f">
                <v:stroke o:forcedash="t"/>
                <v:textbox inset="0,0,0,0">
                  <w:txbxContent>
                    <w:p w14:paraId="58D0035A" w14:textId="77777777" w:rsidR="003765F2" w:rsidRPr="00020D53" w:rsidRDefault="003765F2" w:rsidP="006A3E28">
                      <w:pPr>
                        <w:pStyle w:val="Heading3"/>
                      </w:pPr>
                      <w:r w:rsidRPr="00020D53">
                        <w:t>Maecenas est mi, vestibulum id, euismod non, vestibulum quis, mi.</w:t>
                      </w:r>
                      <w:r>
                        <w:t xml:space="preserve"> Aenean sed dolor.</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348" behindDoc="0" locked="0" layoutInCell="1" allowOverlap="1" wp14:anchorId="4B77E894" wp14:editId="52225633">
                <wp:simplePos x="0" y="0"/>
                <wp:positionH relativeFrom="page">
                  <wp:posOffset>5212080</wp:posOffset>
                </wp:positionH>
                <wp:positionV relativeFrom="page">
                  <wp:posOffset>4790440</wp:posOffset>
                </wp:positionV>
                <wp:extent cx="2194560" cy="2377440"/>
                <wp:effectExtent l="5080" t="2540" r="0" b="0"/>
                <wp:wrapTight wrapText="bothSides">
                  <wp:wrapPolygon edited="0">
                    <wp:start x="0" y="0"/>
                    <wp:lineTo x="21600" y="0"/>
                    <wp:lineTo x="21600" y="21600"/>
                    <wp:lineTo x="0" y="21600"/>
                    <wp:lineTo x="0" y="0"/>
                  </wp:wrapPolygon>
                </wp:wrapTight>
                <wp:docPr id="243"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377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linkedTxbx id="28" seq="2"/>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6" o:spid="_x0000_s1054" type="#_x0000_t202" style="position:absolute;margin-left:410.4pt;margin-top:377.2pt;width:172.8pt;height:187.2pt;z-index:2516573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" mv:complextextbox="1" filled="f" stroked="f">
                <v:stroke o:forcedash="t"/>
                <v:textbox inset="0,0,0,0">
                  <w:txbxContent/>
                </v:textbox>
                <w10:wrap type="tight" anchorx="page" anchory="page"/>
              </v:shape>
            </w:pict>
          </mc:Fallback>
        </mc:AlternateContent>
      </w:r>
      <w:r w:rsidR="00761BC6">
        <w:rPr>
          <w:noProof/>
        </w:rPr>
        <mc:AlternateContent>
          <mc:Choice Requires="wps">
            <w:drawing>
              <wp:anchor distT="0" distB="0" distL="114300" distR="114300" simplePos="0" relativeHeight="251657347" behindDoc="0" locked="0" layoutInCell="1" allowOverlap="1" wp14:anchorId="0A51B39A" wp14:editId="7B63E2F3">
                <wp:simplePos x="0" y="0"/>
                <wp:positionH relativeFrom="page">
                  <wp:posOffset>2788920</wp:posOffset>
                </wp:positionH>
                <wp:positionV relativeFrom="page">
                  <wp:posOffset>4790440</wp:posOffset>
                </wp:positionV>
                <wp:extent cx="2194560" cy="2377440"/>
                <wp:effectExtent l="0" t="2540" r="0" b="0"/>
                <wp:wrapTight wrapText="bothSides">
                  <wp:wrapPolygon edited="0">
                    <wp:start x="0" y="0"/>
                    <wp:lineTo x="21600" y="0"/>
                    <wp:lineTo x="21600" y="21600"/>
                    <wp:lineTo x="0" y="21600"/>
                    <wp:lineTo x="0" y="0"/>
                  </wp:wrapPolygon>
                </wp:wrapTight>
                <wp:docPr id="242"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377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linkedTxbx id="28" seq="1"/>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055" type="#_x0000_t202" style="position:absolute;margin-left:219.6pt;margin-top:377.2pt;width:172.8pt;height:187.2pt;z-index:25165734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" mv:complextextbox="1" filled="f" stroked="f">
                <v:stroke o:forcedash="t"/>
                <v:textbox style="mso-next-textbox:#Text Box 216" inset="0,0,0,0">
                  <w:txbxContent/>
                </v:textbox>
                <w10:wrap type="tight" anchorx="page" anchory="page"/>
              </v:shape>
            </w:pict>
          </mc:Fallback>
        </mc:AlternateContent>
      </w:r>
      <w:r w:rsidR="00761BC6">
        <w:rPr>
          <w:noProof/>
        </w:rPr>
        <mc:AlternateContent>
          <mc:Choice Requires="wps">
            <w:drawing>
              <wp:anchor distT="0" distB="0" distL="114300" distR="114300" simplePos="0" relativeHeight="251657345" behindDoc="0" locked="0" layoutInCell="1" allowOverlap="1" wp14:anchorId="42067379" wp14:editId="0C88B1B7">
                <wp:simplePos x="0" y="0"/>
                <wp:positionH relativeFrom="page">
                  <wp:posOffset>365760</wp:posOffset>
                </wp:positionH>
                <wp:positionV relativeFrom="page">
                  <wp:posOffset>4790440</wp:posOffset>
                </wp:positionV>
                <wp:extent cx="2194560" cy="2377440"/>
                <wp:effectExtent l="0" t="2540" r="5080" b="0"/>
                <wp:wrapTight wrapText="bothSides">
                  <wp:wrapPolygon edited="0">
                    <wp:start x="0" y="0"/>
                    <wp:lineTo x="21600" y="0"/>
                    <wp:lineTo x="21600" y="21600"/>
                    <wp:lineTo x="0" y="21600"/>
                    <wp:lineTo x="0" y="0"/>
                  </wp:wrapPolygon>
                </wp:wrapTight>
                <wp:docPr id="241"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377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txbx id="28">
                        <w:txbxContent>
                          <w:p w14:paraId="67676DC9" w14:textId="77777777" w:rsidR="003765F2" w:rsidRDefault="003765F2" w:rsidP="006A3E28">
                            <w:pPr>
                              <w:pStyle w:val="BodyText"/>
                            </w:pPr>
                            <w:r>
                              <w:t xml:space="preserve">Fusce commodo sem eget ipsum. Etiam orci lectus, nonummy in, vestibulum et, laoreet euismod, dolor. In posuere condimentum urna. Curabitur mauris. Sed volutpat congue magna. </w:t>
                            </w:r>
                          </w:p>
                          <w:p w14:paraId="05EB9682" w14:textId="77777777" w:rsidR="003765F2" w:rsidRDefault="003765F2" w:rsidP="006A3E28">
                            <w:pPr>
                              <w:pStyle w:val="BodyText"/>
                            </w:pPr>
                            <w:r>
                              <w:t xml:space="preserve">Vestibulum laoreet eros sit amet nisl. Quisque porta gravida lacus. Lorem ipsum dolor sit amet, consectetuer adipiscing elit. Donec placerat, ante quis mollis blandit, dui purus vulputate pede, non gravida neque dolor vel ligula. </w:t>
                            </w:r>
                          </w:p>
                          <w:p w14:paraId="39F9AE94" w14:textId="77777777" w:rsidR="003765F2" w:rsidRDefault="003765F2" w:rsidP="006A3E28">
                            <w:pPr>
                              <w:pStyle w:val="BodyText"/>
                            </w:pPr>
                            <w:r>
                              <w:t>Duis at magna quis elit adipiscing luctus. Etiam id sapien id dolor convallis eleifend. Morbi augue mauris, tincidunt ac, feugiat sed, pellentesque a, est. Duis a arcu. Curabitur nec augue eu arcu cursus lobortis.</w:t>
                            </w:r>
                          </w:p>
                          <w:p w14:paraId="3AAB23D4" w14:textId="77777777" w:rsidR="003765F2" w:rsidRDefault="003765F2" w:rsidP="006A3E28">
                            <w:pPr>
                              <w:pStyle w:val="BodyText"/>
                            </w:pPr>
                            <w:r>
                              <w:t>Sed sollicitudin nisi. Duis ultrices, odio eu consequat viverra, est diam fringilla est, vel suscipit eros nisl non turpis. Maecenas interdum. Fusce fermentum. Etiam volutpat, nulla blandit consequat ultrices, dolor enim dictum metus, nec interdum ligula pede ut urna. Suspendisse leo neque, dapibus iaculis, vulputate in, commodo id, ipsum.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3" o:spid="_x0000_s1056" type="#_x0000_t202" style="position:absolute;margin-left:28.8pt;margin-top:377.2pt;width:172.8pt;height:187.2pt;z-index:2516573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" mv:complextextbox="1" filled="f" stroked="f">
                <v:stroke o:forcedash="t"/>
                <v:textbox style="mso-next-textbox:#Text Box 215" inset="0,0,0,0">
                  <w:txbxContent>
                    <w:p w14:paraId="67676DC9" w14:textId="77777777" w:rsidR="003765F2" w:rsidRDefault="003765F2" w:rsidP="006A3E28">
                      <w:pPr>
                        <w:pStyle w:val="BodyText"/>
                      </w:pPr>
                      <w:r>
                        <w:t xml:space="preserve">Fusce commodo sem eget ipsum. Etiam orci lectus, nonummy in, vestibulum et, laoreet euismod, dolor. In posuere condimentum urna. Curabitur mauris. Sed volutpat congue magna. </w:t>
                      </w:r>
                    </w:p>
                    <w:p w14:paraId="05EB9682" w14:textId="77777777" w:rsidR="003765F2" w:rsidRDefault="003765F2" w:rsidP="006A3E28">
                      <w:pPr>
                        <w:pStyle w:val="BodyText"/>
                      </w:pPr>
                      <w:r>
                        <w:t xml:space="preserve">Vestibulum laoreet eros sit amet nisl. Quisque porta gravida lacus. Lorem ipsum dolor sit amet, consectetuer adipiscing elit. Donec placerat, ante quis mollis blandit, dui purus vulputate pede, non gravida neque dolor vel ligula. </w:t>
                      </w:r>
                    </w:p>
                    <w:p w14:paraId="39F9AE94" w14:textId="77777777" w:rsidR="003765F2" w:rsidRDefault="003765F2" w:rsidP="006A3E28">
                      <w:pPr>
                        <w:pStyle w:val="BodyText"/>
                      </w:pPr>
                      <w:r>
                        <w:t>Duis at magna quis elit adipiscing luctus. Etiam id sapien id dolor convallis eleifend. Morbi augue mauris, tincidunt ac, feugiat sed, pellentesque a, est. Duis a arcu. Curabitur nec augue eu arcu cursus lobortis.</w:t>
                      </w:r>
                    </w:p>
                    <w:p w14:paraId="3AAB23D4" w14:textId="77777777" w:rsidR="003765F2" w:rsidRDefault="003765F2" w:rsidP="006A3E28">
                      <w:pPr>
                        <w:pStyle w:val="BodyText"/>
                      </w:pPr>
                      <w:r>
                        <w:t>Sed sollicitudin nisi. Duis ultrices, odio eu consequat viverra, est diam fringilla est, vel suscipit eros nisl non turpis. Maecenas interdum. Fusce fermentum. Etiam volutpat, nulla blandit consequat ultrices, dolor enim dictum metus, nec interdum ligula pede ut urna. Suspendisse leo neque, dapibus iaculis, vulputate in, commodo id, ipsum.</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386" behindDoc="0" locked="0" layoutInCell="1" allowOverlap="1" wp14:anchorId="73167B44" wp14:editId="4083CBFA">
                <wp:simplePos x="0" y="0"/>
                <wp:positionH relativeFrom="page">
                  <wp:posOffset>5212080</wp:posOffset>
                </wp:positionH>
                <wp:positionV relativeFrom="page">
                  <wp:posOffset>7432040</wp:posOffset>
                </wp:positionV>
                <wp:extent cx="2194560" cy="1783080"/>
                <wp:effectExtent l="5080" t="2540" r="0" b="5080"/>
                <wp:wrapTight wrapText="bothSides">
                  <wp:wrapPolygon edited="0">
                    <wp:start x="0" y="0"/>
                    <wp:lineTo x="21600" y="0"/>
                    <wp:lineTo x="21600" y="21600"/>
                    <wp:lineTo x="0" y="21600"/>
                    <wp:lineTo x="0" y="0"/>
                  </wp:wrapPolygon>
                </wp:wrapTight>
                <wp:docPr id="240"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1783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linkedTxbx id="29" seq="1"/>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6" o:spid="_x0000_s1057" type="#_x0000_t202" style="position:absolute;margin-left:410.4pt;margin-top:585.2pt;width:172.8pt;height:140.4pt;z-index:25165738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" mv:complextextbox="1" filled="f" stroked="f">
                <v:stroke o:forcedash="t"/>
                <v:textbox inset="0,0,0,0">
                  <w:txbxContent/>
                </v:textbox>
                <w10:wrap type="tight" anchorx="page" anchory="page"/>
              </v:shape>
            </w:pict>
          </mc:Fallback>
        </mc:AlternateContent>
      </w:r>
      <w:r w:rsidR="00761BC6">
        <w:rPr>
          <w:noProof/>
        </w:rPr>
        <mc:AlternateContent>
          <mc:Choice Requires="wps">
            <w:drawing>
              <wp:anchor distT="0" distB="0" distL="114300" distR="114300" simplePos="0" relativeHeight="251657385" behindDoc="0" locked="0" layoutInCell="1" allowOverlap="1" wp14:anchorId="1B34FB6E" wp14:editId="5A9E7AFC">
                <wp:simplePos x="0" y="0"/>
                <wp:positionH relativeFrom="page">
                  <wp:posOffset>2788920</wp:posOffset>
                </wp:positionH>
                <wp:positionV relativeFrom="page">
                  <wp:posOffset>7432040</wp:posOffset>
                </wp:positionV>
                <wp:extent cx="2194560" cy="1783080"/>
                <wp:effectExtent l="0" t="2540" r="0" b="5080"/>
                <wp:wrapTight wrapText="bothSides">
                  <wp:wrapPolygon edited="0">
                    <wp:start x="0" y="0"/>
                    <wp:lineTo x="21600" y="0"/>
                    <wp:lineTo x="21600" y="21600"/>
                    <wp:lineTo x="0" y="21600"/>
                    <wp:lineTo x="0" y="0"/>
                  </wp:wrapPolygon>
                </wp:wrapTight>
                <wp:docPr id="239"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1783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txbx id="29">
                        <w:txbxContent>
                          <w:p w14:paraId="21CA1030" w14:textId="77777777" w:rsidR="003765F2" w:rsidRDefault="003765F2" w:rsidP="006A3E28">
                            <w:pPr>
                              <w:pStyle w:val="Heading4"/>
                            </w:pPr>
                            <w:r>
                              <w:t xml:space="preserve">Aliquam venenatis nunc at enim. </w:t>
                            </w:r>
                          </w:p>
                          <w:p w14:paraId="5FDBC1E0" w14:textId="77777777" w:rsidR="003765F2" w:rsidRDefault="003765F2" w:rsidP="006A3E28">
                            <w:pPr>
                              <w:pStyle w:val="BodyText"/>
                            </w:pPr>
                            <w:r>
                              <w:t xml:space="preserve">Proin magna urna, dignissim sed, volutpat at, posuere ac, risus. Proin fermentum, nisl nec bibendum laoreet, nibh metus volutpat sapien, quis vulputate velit enim in felis. Sed auctor varius sapien. Integer leo leo, nonummy vitae, porta in, varius eu, leo. </w:t>
                            </w:r>
                          </w:p>
                          <w:p w14:paraId="0CA9904F" w14:textId="77777777" w:rsidR="003765F2" w:rsidRDefault="003765F2" w:rsidP="006A3E28">
                            <w:pPr>
                              <w:pStyle w:val="BodyText"/>
                            </w:pPr>
                            <w:r>
                              <w:t>Suspendisse laoreet rutrum lectus. Aliquam orci augue, tempus id, egestas a, blandit eget, magna. Ut ac justo non massa aliquam fermentum.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5" o:spid="_x0000_s1058" type="#_x0000_t202" style="position:absolute;margin-left:219.6pt;margin-top:585.2pt;width:172.8pt;height:140.4pt;z-index:25165738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" mv:complextextbox="1" filled="f" stroked="f">
                <v:stroke o:forcedash="t"/>
                <v:textbox style="mso-next-textbox:#Text Box 256" inset="0,0,0,0">
                  <w:txbxContent>
                    <w:p w14:paraId="21CA1030" w14:textId="77777777" w:rsidR="003765F2" w:rsidRDefault="003765F2" w:rsidP="006A3E28">
                      <w:pPr>
                        <w:pStyle w:val="Heading4"/>
                      </w:pPr>
                      <w:r>
                        <w:t xml:space="preserve">Aliquam venenatis nunc at enim. </w:t>
                      </w:r>
                    </w:p>
                    <w:p w14:paraId="5FDBC1E0" w14:textId="77777777" w:rsidR="003765F2" w:rsidRDefault="003765F2" w:rsidP="006A3E28">
                      <w:pPr>
                        <w:pStyle w:val="BodyText"/>
                      </w:pPr>
                      <w:r>
                        <w:t xml:space="preserve">Proin magna urna, dignissim sed, volutpat at, posuere ac, risus. Proin fermentum, nisl nec bibendum laoreet, nibh metus volutpat sapien, quis vulputate velit enim in felis. Sed auctor varius sapien. Integer leo leo, nonummy vitae, porta in, varius eu, leo. </w:t>
                      </w:r>
                    </w:p>
                    <w:p w14:paraId="0CA9904F" w14:textId="77777777" w:rsidR="003765F2" w:rsidRDefault="003765F2" w:rsidP="006A3E28">
                      <w:pPr>
                        <w:pStyle w:val="BodyText"/>
                      </w:pPr>
                      <w:r>
                        <w:t>Suspendisse laoreet rutrum lectus. Aliquam orci augue, tempus id, egestas a, blandit eget, magna. Ut ac justo non massa aliquam fermentum.</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388" behindDoc="0" locked="0" layoutInCell="1" allowOverlap="1" wp14:anchorId="0CE0EF17" wp14:editId="2C40FB28">
                <wp:simplePos x="0" y="0"/>
                <wp:positionH relativeFrom="page">
                  <wp:posOffset>365760</wp:posOffset>
                </wp:positionH>
                <wp:positionV relativeFrom="page">
                  <wp:posOffset>7406640</wp:posOffset>
                </wp:positionV>
                <wp:extent cx="228600" cy="1828800"/>
                <wp:effectExtent l="0" t="2540" r="2540" b="0"/>
                <wp:wrapNone/>
                <wp:docPr id="23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828800"/>
                        </a:xfrm>
                        <a:prstGeom prst="rect">
                          <a:avLst/>
                        </a:prstGeom>
                        <a:solidFill>
                          <a:schemeClr val="accent3">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8" o:spid="_x0000_s1026" style="position:absolute;margin-left:28.8pt;margin-top:583.2pt;width:18pt;height:2in;z-index:2516573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" fillcolor="#669 [3206]" stroked="f" strokecolor="#4a7ebb" strokeweight="1.5pt">
                <v:shadow opacity="22938f" mv:blur="38100f" offset="0,2pt"/>
                <v:textbox inset=",7.2pt,,7.2pt"/>
                <w10:wrap anchorx="page" anchory="page"/>
              </v:rect>
            </w:pict>
          </mc:Fallback>
        </mc:AlternateContent>
      </w:r>
      <w:r w:rsidR="00FC4F19">
        <w:rPr>
          <w:noProof/>
        </w:rPr>
        <w:drawing>
          <wp:anchor distT="0" distB="0" distL="118745" distR="118745" simplePos="0" relativeHeight="251657387" behindDoc="0" locked="0" layoutInCell="1" allowOverlap="1" wp14:anchorId="53EFF10A" wp14:editId="36FEFFB9">
            <wp:simplePos x="5486400" y="8229600"/>
            <wp:positionH relativeFrom="page">
              <wp:posOffset>731520</wp:posOffset>
            </wp:positionH>
            <wp:positionV relativeFrom="page">
              <wp:posOffset>7406640</wp:posOffset>
            </wp:positionV>
            <wp:extent cx="1828800" cy="1828800"/>
            <wp:effectExtent l="25400" t="0" r="0" b="0"/>
            <wp:wrapTight wrapText="bothSides">
              <wp:wrapPolygon edited="0">
                <wp:start x="-300" y="0"/>
                <wp:lineTo x="-300" y="21300"/>
                <wp:lineTo x="21600" y="21300"/>
                <wp:lineTo x="21600" y="0"/>
                <wp:lineTo x="-300" y="0"/>
              </wp:wrapPolygon>
            </wp:wrapTight>
            <wp:docPr id="257" name="Placeholder" descr=":advantage brochure images:CB064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advantage brochure images:CB064432.jpg"/>
                    <pic:cNvPicPr>
                      <a:picLocks noChangeAspect="1" noChangeArrowheads="1"/>
                    </pic:cNvPicPr>
                  </pic:nvPicPr>
                  <pic:blipFill>
                    <a:blip r:embed="rId16"/>
                    <a:srcRect l="22315" t="8381" r="4306"/>
                    <a:stretch>
                      <a:fillRect/>
                    </a:stretch>
                  </pic:blipFill>
                  <pic:spPr bwMode="auto">
                    <a:xfrm>
                      <a:off x="0" y="0"/>
                      <a:ext cx="1828800" cy="1828800"/>
                    </a:xfrm>
                    <a:prstGeom prst="rect">
                      <a:avLst/>
                    </a:prstGeom>
                    <a:noFill/>
                    <a:ln w="9525">
                      <a:noFill/>
                      <a:miter lim="800000"/>
                      <a:headEnd/>
                      <a:tailEnd/>
                    </a:ln>
                  </pic:spPr>
                </pic:pic>
              </a:graphicData>
            </a:graphic>
          </wp:anchor>
        </w:drawing>
      </w:r>
      <w:r w:rsidR="00761BC6">
        <w:rPr>
          <w:noProof/>
        </w:rPr>
        <mc:AlternateContent>
          <mc:Choice Requires="wps">
            <w:drawing>
              <wp:anchor distT="0" distB="0" distL="114300" distR="114300" simplePos="0" relativeHeight="251657384" behindDoc="0" locked="0" layoutInCell="1" allowOverlap="1" wp14:anchorId="6FA5360B" wp14:editId="30173C08">
                <wp:simplePos x="0" y="0"/>
                <wp:positionH relativeFrom="page">
                  <wp:posOffset>365760</wp:posOffset>
                </wp:positionH>
                <wp:positionV relativeFrom="page">
                  <wp:posOffset>7269480</wp:posOffset>
                </wp:positionV>
                <wp:extent cx="7040880" cy="0"/>
                <wp:effectExtent l="10160" t="17780" r="22860" b="20320"/>
                <wp:wrapNone/>
                <wp:docPr id="237"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0880" cy="0"/>
                        </a:xfrm>
                        <a:prstGeom prst="line">
                          <a:avLst/>
                        </a:prstGeom>
                        <a:noFill/>
                        <a:ln w="12700">
                          <a:solidFill>
                            <a:schemeClr val="bg1">
                              <a:lumMod val="6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657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8pt,572.4pt" to="583.2pt,572.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" strokecolor="#a5a5a5 [2092]" strokeweight="1pt">
                <v:shadow opacity="22938f" mv:blur="38100f" offset="0,2pt"/>
                <w10:wrap anchorx="page" anchory="page"/>
              </v:line>
            </w:pict>
          </mc:Fallback>
        </mc:AlternateContent>
      </w:r>
      <w:r w:rsidR="00761BC6">
        <w:rPr>
          <w:noProof/>
        </w:rPr>
        <mc:AlternateContent>
          <mc:Choice Requires="wps">
            <w:drawing>
              <wp:anchor distT="0" distB="0" distL="114300" distR="114300" simplePos="0" relativeHeight="251657383" behindDoc="0" locked="0" layoutInCell="1" allowOverlap="1" wp14:anchorId="0666D873" wp14:editId="328A6994">
                <wp:simplePos x="0" y="0"/>
                <wp:positionH relativeFrom="page">
                  <wp:posOffset>365760</wp:posOffset>
                </wp:positionH>
                <wp:positionV relativeFrom="page">
                  <wp:posOffset>3977640</wp:posOffset>
                </wp:positionV>
                <wp:extent cx="7040880" cy="0"/>
                <wp:effectExtent l="10160" t="15240" r="22860" b="22860"/>
                <wp:wrapNone/>
                <wp:docPr id="236"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0880" cy="0"/>
                        </a:xfrm>
                        <a:prstGeom prst="line">
                          <a:avLst/>
                        </a:prstGeom>
                        <a:noFill/>
                        <a:ln w="12700">
                          <a:solidFill>
                            <a:schemeClr val="bg1">
                              <a:lumMod val="6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53" o:spid="_x0000_s1026" style="position:absolute;z-index:25165738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8pt,313.2pt" to="583.2pt,31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" strokecolor="#a5a5a5 [2092]" strokeweight="1pt">
                <v:shadow opacity="22938f" mv:blur="38100f" offset="0,2pt"/>
                <w10:wrap anchorx="page" anchory="page"/>
              </v:line>
            </w:pict>
          </mc:Fallback>
        </mc:AlternateContent>
      </w:r>
      <w:r w:rsidR="00761BC6">
        <w:rPr>
          <w:noProof/>
        </w:rPr>
        <mc:AlternateContent>
          <mc:Choice Requires="wps">
            <w:drawing>
              <wp:anchor distT="0" distB="0" distL="114300" distR="114300" simplePos="0" relativeHeight="251657382" behindDoc="0" locked="0" layoutInCell="1" allowOverlap="1" wp14:anchorId="03011648" wp14:editId="5BC06E85">
                <wp:simplePos x="0" y="0"/>
                <wp:positionH relativeFrom="page">
                  <wp:posOffset>5212080</wp:posOffset>
                </wp:positionH>
                <wp:positionV relativeFrom="page">
                  <wp:posOffset>825500</wp:posOffset>
                </wp:positionV>
                <wp:extent cx="2194560" cy="3017520"/>
                <wp:effectExtent l="5080" t="0" r="0" b="5080"/>
                <wp:wrapNone/>
                <wp:docPr id="235"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4560" cy="301752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1" o:spid="_x0000_s1026" style="position:absolute;margin-left:410.4pt;margin-top:65pt;width:172.8pt;height:237.6pt;z-index:25165738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" fillcolor="#636 [3204]" stroked="f" strokecolor="#4a7ebb" strokeweight="1.5pt">
                <v:shadow opacity="22938f" mv:blur="38100f" offset="0,2pt"/>
                <v:textbox inset=",7.2pt,,7.2pt"/>
                <w10:wrap anchorx="page" anchory="page"/>
              </v:rect>
            </w:pict>
          </mc:Fallback>
        </mc:AlternateContent>
      </w:r>
      <w:r w:rsidR="00FC4F19">
        <w:rPr>
          <w:noProof/>
        </w:rPr>
        <w:drawing>
          <wp:anchor distT="0" distB="0" distL="118745" distR="118745" simplePos="0" relativeHeight="251658474" behindDoc="0" locked="0" layoutInCell="1" allowOverlap="1" wp14:anchorId="005CBE29" wp14:editId="00F7ED36">
            <wp:simplePos x="0" y="0"/>
            <wp:positionH relativeFrom="page">
              <wp:posOffset>368300</wp:posOffset>
            </wp:positionH>
            <wp:positionV relativeFrom="page">
              <wp:posOffset>825500</wp:posOffset>
            </wp:positionV>
            <wp:extent cx="4709160" cy="3017520"/>
            <wp:effectExtent l="25400" t="0" r="0" b="0"/>
            <wp:wrapTight wrapText="bothSides">
              <wp:wrapPolygon edited="0">
                <wp:start x="-117" y="0"/>
                <wp:lineTo x="-117" y="21455"/>
                <wp:lineTo x="21553" y="21455"/>
                <wp:lineTo x="21553" y="0"/>
                <wp:lineTo x="-117" y="0"/>
              </wp:wrapPolygon>
            </wp:wrapTight>
            <wp:docPr id="252" name="Placeholder" descr=":advantage brochure images:42-16922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advantage brochure images:42-16922719.jpg"/>
                    <pic:cNvPicPr>
                      <a:picLocks noChangeAspect="1" noChangeArrowheads="1"/>
                    </pic:cNvPicPr>
                  </pic:nvPicPr>
                  <pic:blipFill>
                    <a:blip r:embed="rId17"/>
                    <a:srcRect l="4108" r="5768"/>
                    <a:stretch>
                      <a:fillRect/>
                    </a:stretch>
                  </pic:blipFill>
                  <pic:spPr bwMode="auto">
                    <a:xfrm>
                      <a:off x="0" y="0"/>
                      <a:ext cx="4709160" cy="3017520"/>
                    </a:xfrm>
                    <a:prstGeom prst="rect">
                      <a:avLst/>
                    </a:prstGeom>
                    <a:noFill/>
                    <a:ln w="9525">
                      <a:noFill/>
                      <a:miter lim="800000"/>
                      <a:headEnd/>
                      <a:tailEnd/>
                    </a:ln>
                  </pic:spPr>
                </pic:pic>
              </a:graphicData>
            </a:graphic>
          </wp:anchor>
        </w:drawing>
      </w:r>
      <w:r w:rsidR="00FC4F19">
        <w:br w:type="page"/>
      </w:r>
      <w:r w:rsidR="00FC4F19">
        <w:rPr>
          <w:noProof/>
        </w:rPr>
        <w:lastRenderedPageBreak/>
        <w:drawing>
          <wp:anchor distT="0" distB="0" distL="118745" distR="118745" simplePos="0" relativeHeight="251658481" behindDoc="0" locked="0" layoutInCell="1" allowOverlap="1" wp14:anchorId="4253DA94" wp14:editId="25F53D31">
            <wp:simplePos x="0" y="0"/>
            <wp:positionH relativeFrom="page">
              <wp:posOffset>2162175</wp:posOffset>
            </wp:positionH>
            <wp:positionV relativeFrom="page">
              <wp:posOffset>2609850</wp:posOffset>
            </wp:positionV>
            <wp:extent cx="1654810" cy="1654810"/>
            <wp:effectExtent l="25400" t="0" r="0" b="0"/>
            <wp:wrapTight wrapText="bothSides">
              <wp:wrapPolygon edited="0">
                <wp:start x="-332" y="0"/>
                <wp:lineTo x="-332" y="21550"/>
                <wp:lineTo x="21550" y="21550"/>
                <wp:lineTo x="21550" y="0"/>
                <wp:lineTo x="-332" y="0"/>
              </wp:wrapPolygon>
            </wp:wrapTight>
            <wp:docPr id="404" name="Placeholder" descr=":advantage brochure images:BXP4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advantage brochure images:BXP49898.jpg"/>
                    <pic:cNvPicPr>
                      <a:picLocks noChangeAspect="1" noChangeArrowheads="1"/>
                    </pic:cNvPicPr>
                  </pic:nvPicPr>
                  <pic:blipFill>
                    <a:blip r:embed="rId18"/>
                    <a:srcRect l="14914" r="18367"/>
                    <a:stretch>
                      <a:fillRect/>
                    </a:stretch>
                  </pic:blipFill>
                  <pic:spPr bwMode="auto">
                    <a:xfrm>
                      <a:off x="0" y="0"/>
                      <a:ext cx="1654810" cy="1654810"/>
                    </a:xfrm>
                    <a:prstGeom prst="rect">
                      <a:avLst/>
                    </a:prstGeom>
                    <a:noFill/>
                    <a:ln w="9525">
                      <a:noFill/>
                      <a:miter lim="800000"/>
                      <a:headEnd/>
                      <a:tailEnd/>
                    </a:ln>
                  </pic:spPr>
                </pic:pic>
              </a:graphicData>
            </a:graphic>
          </wp:anchor>
        </w:drawing>
      </w:r>
      <w:r w:rsidR="00761BC6">
        <w:rPr>
          <w:noProof/>
        </w:rPr>
        <mc:AlternateContent>
          <mc:Choice Requires="wps">
            <w:drawing>
              <wp:anchor distT="0" distB="0" distL="114300" distR="114300" simplePos="0" relativeHeight="251657355" behindDoc="0" locked="0" layoutInCell="1" allowOverlap="1" wp14:anchorId="4C393C4B" wp14:editId="4ACAEBA0">
                <wp:simplePos x="0" y="0"/>
                <wp:positionH relativeFrom="page">
                  <wp:posOffset>365760</wp:posOffset>
                </wp:positionH>
                <wp:positionV relativeFrom="page">
                  <wp:posOffset>2609850</wp:posOffset>
                </wp:positionV>
                <wp:extent cx="1654810" cy="1654810"/>
                <wp:effectExtent l="0" t="6350" r="0" b="2540"/>
                <wp:wrapNone/>
                <wp:docPr id="234"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4810" cy="1654810"/>
                        </a:xfrm>
                        <a:prstGeom prst="rect">
                          <a:avLst/>
                        </a:prstGeom>
                        <a:solidFill>
                          <a:schemeClr val="accent3">
                            <a:lumMod val="100000"/>
                            <a:lumOff val="0"/>
                          </a:schemeClr>
                        </a:solidFill>
                        <a:ln>
                          <a:noFill/>
                        </a:ln>
                        <a:effectLst/>
                        <a:extLst>
                          <a:ext uri="{91240B29-F687-4f45-9708-019B960494DF}">
                            <a14:hiddenLine xmlns:a14="http://schemas.microsoft.com/office/drawing/2010/main" w="19050">
                              <a:solidFill>
                                <a:schemeClr val="accent3">
                                  <a:lumMod val="100000"/>
                                  <a:lumOff val="0"/>
                                </a:schemeClr>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9" o:spid="_x0000_s1026" style="position:absolute;margin-left:28.8pt;margin-top:205.5pt;width:130.3pt;height:130.3pt;z-index:25165735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" fillcolor="#669 [3206]" stroked="f" strokecolor="#669 [3206]" strokeweight="1.5pt">
                <v:shadow opacity="22938f" mv:blur="38100f" offset="0,2pt"/>
                <v:textbox inset=",7.2pt,,7.2pt"/>
                <w10:wrap anchorx="page" anchory="page"/>
              </v:rect>
            </w:pict>
          </mc:Fallback>
        </mc:AlternateContent>
      </w:r>
      <w:r w:rsidR="00761BC6">
        <w:rPr>
          <w:noProof/>
        </w:rPr>
        <mc:AlternateContent>
          <mc:Choice Requires="wps">
            <w:drawing>
              <wp:anchor distT="0" distB="0" distL="114300" distR="114300" simplePos="0" relativeHeight="251658446" behindDoc="0" locked="0" layoutInCell="1" allowOverlap="1" wp14:anchorId="65BE45EB" wp14:editId="4F8D3EAF">
                <wp:simplePos x="0" y="0"/>
                <wp:positionH relativeFrom="page">
                  <wp:posOffset>4942205</wp:posOffset>
                </wp:positionH>
                <wp:positionV relativeFrom="page">
                  <wp:posOffset>8939530</wp:posOffset>
                </wp:positionV>
                <wp:extent cx="2464435" cy="430530"/>
                <wp:effectExtent l="1905" t="0" r="0" b="2540"/>
                <wp:wrapTight wrapText="bothSides">
                  <wp:wrapPolygon edited="0">
                    <wp:start x="0" y="0"/>
                    <wp:lineTo x="21600" y="0"/>
                    <wp:lineTo x="21600" y="21600"/>
                    <wp:lineTo x="0" y="21600"/>
                    <wp:lineTo x="0" y="0"/>
                  </wp:wrapPolygon>
                </wp:wrapTight>
                <wp:docPr id="233"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4435" cy="430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2A3EC740" w14:textId="77777777" w:rsidR="003765F2" w:rsidRPr="000D2927" w:rsidRDefault="003765F2" w:rsidP="006A3E28">
                            <w:pPr>
                              <w:pStyle w:val="Heading4"/>
                            </w:pPr>
                            <w:r>
                              <w:t>(continued)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7" o:spid="_x0000_s1059" type="#_x0000_t202" style="position:absolute;margin-left:389.15pt;margin-top:703.9pt;width:194.05pt;height:33.9pt;z-index:25165844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" filled="f" stroked="f">
                <v:stroke o:forcedash="t"/>
                <v:textbox inset="0,0,0,0">
                  <w:txbxContent>
                    <w:p w14:paraId="2A3EC740" w14:textId="77777777" w:rsidR="003765F2" w:rsidRPr="000D2927" w:rsidRDefault="003765F2" w:rsidP="006A3E28">
                      <w:pPr>
                        <w:pStyle w:val="Heading4"/>
                      </w:pPr>
                      <w:r>
                        <w:t>(continued)</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416" behindDoc="0" locked="0" layoutInCell="1" allowOverlap="1" wp14:anchorId="78AA9224" wp14:editId="42B575B9">
                <wp:simplePos x="0" y="0"/>
                <wp:positionH relativeFrom="page">
                  <wp:posOffset>4937760</wp:posOffset>
                </wp:positionH>
                <wp:positionV relativeFrom="page">
                  <wp:posOffset>6060440</wp:posOffset>
                </wp:positionV>
                <wp:extent cx="2468880" cy="2715260"/>
                <wp:effectExtent l="0" t="2540" r="0" b="0"/>
                <wp:wrapTight wrapText="bothSides">
                  <wp:wrapPolygon edited="0">
                    <wp:start x="0" y="0"/>
                    <wp:lineTo x="21600" y="0"/>
                    <wp:lineTo x="21600" y="21600"/>
                    <wp:lineTo x="0" y="21600"/>
                    <wp:lineTo x="0" y="0"/>
                  </wp:wrapPolygon>
                </wp:wrapTight>
                <wp:docPr id="232"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71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txbx>
                        <w:txbxContent>
                          <w:p w14:paraId="42C58074" w14:textId="77777777" w:rsidR="003765F2" w:rsidRDefault="003765F2" w:rsidP="006A3E2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1" o:spid="_x0000_s1060" type="#_x0000_t202" style="position:absolute;margin-left:388.8pt;margin-top:477.2pt;width:194.4pt;height:213.8pt;z-index:251657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" mv:complextextbox="1" filled="f" stroked="f">
                <v:stroke o:forcedash="t"/>
                <v:textbox inset="0,0,0,0">
                  <w:txbxContent>
                    <w:p w14:paraId="42C58074" w14:textId="77777777" w:rsidR="003765F2" w:rsidRDefault="003765F2" w:rsidP="006A3E28">
                      <w:pPr>
                        <w:pStyle w:val="BodyText"/>
                      </w:pPr>
                    </w:p>
                  </w:txbxContent>
                </v:textbox>
                <w10:wrap type="tight" anchorx="page" anchory="page"/>
              </v:shape>
            </w:pict>
          </mc:Fallback>
        </mc:AlternateContent>
      </w:r>
      <w:r w:rsidR="00F42951">
        <w:rPr>
          <w:noProof/>
        </w:rPr>
        <mc:AlternateContent>
          <mc:Choice Requires="wps">
            <w:drawing>
              <wp:anchor distT="0" distB="0" distL="114300" distR="114300" simplePos="0" relativeHeight="251657415" behindDoc="0" locked="0" layoutInCell="1" allowOverlap="1" wp14:anchorId="467223C8" wp14:editId="23D386E0">
                <wp:simplePos x="0" y="0"/>
                <wp:positionH relativeFrom="page">
                  <wp:posOffset>2368550</wp:posOffset>
                </wp:positionH>
                <wp:positionV relativeFrom="page">
                  <wp:posOffset>6060440</wp:posOffset>
                </wp:positionV>
                <wp:extent cx="2468880" cy="3246120"/>
                <wp:effectExtent l="0" t="0" r="20320" b="5080"/>
                <wp:wrapTight wrapText="bothSides">
                  <wp:wrapPolygon edited="0">
                    <wp:start x="0" y="0"/>
                    <wp:lineTo x="0" y="21465"/>
                    <wp:lineTo x="21556" y="21465"/>
                    <wp:lineTo x="21556" y="0"/>
                    <wp:lineTo x="0" y="0"/>
                  </wp:wrapPolygon>
                </wp:wrapTight>
                <wp:docPr id="231"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324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txbx>
                        <w:txbxContent>
                          <w:p w14:paraId="2C62164D" w14:textId="77777777" w:rsidR="003765F2" w:rsidRDefault="003765F2" w:rsidP="006A3E28">
                            <w:pPr>
                              <w:pStyle w:val="BodyText"/>
                            </w:pPr>
                          </w:p>
                        </w:txbxContent>
                      </wps:txbx>
                      <wps:bodyPr rot="0" vert="horz" wrap="square" lIns="0" tIns="0" rIns="0" bIns="0" anchor="t" anchorCtr="0" upright="1">
                        <a:noAutofit/>
                      </wps:bodyPr>
                    </wps:wsp>
                  </a:graphicData>
                </a:graphic>
              </wp:anchor>
            </w:drawing>
          </mc:Choice>
          <mc:Fallback>
            <w:pict>
              <v:shape id="Text Box 300" o:spid="_x0000_s1061" type="#_x0000_t202" style="position:absolute;margin-left:186.5pt;margin-top:477.2pt;width:194.4pt;height:255.6pt;z-index:251657415;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" mv:complextextbox="1" filled="f" stroked="f">
                <v:stroke o:forcedash="t"/>
                <v:textbox inset="0,0,0,0">
                  <w:txbxContent>
                    <w:p w14:paraId="2C62164D" w14:textId="77777777" w:rsidR="003765F2" w:rsidRDefault="003765F2" w:rsidP="006A3E28">
                      <w:pPr>
                        <w:pStyle w:val="BodyText"/>
                      </w:pPr>
                    </w:p>
                  </w:txbxContent>
                </v:textbox>
                <w10:wrap type="tight" anchorx="page" anchory="page"/>
              </v:shape>
            </w:pict>
          </mc:Fallback>
        </mc:AlternateContent>
      </w:r>
      <w:r w:rsidR="00761BC6">
        <w:rPr>
          <w:noProof/>
        </w:rPr>
        <mc:AlternateContent>
          <mc:Choice Requires="wps">
            <w:drawing>
              <wp:anchor distT="0" distB="0" distL="114300" distR="114300" simplePos="0" relativeHeight="251657357" behindDoc="0" locked="0" layoutInCell="1" allowOverlap="1" wp14:anchorId="04EA0357" wp14:editId="208ECA6B">
                <wp:simplePos x="0" y="0"/>
                <wp:positionH relativeFrom="page">
                  <wp:posOffset>2368550</wp:posOffset>
                </wp:positionH>
                <wp:positionV relativeFrom="page">
                  <wp:posOffset>5441950</wp:posOffset>
                </wp:positionV>
                <wp:extent cx="5050155" cy="457200"/>
                <wp:effectExtent l="0" t="0" r="0" b="6350"/>
                <wp:wrapTight wrapText="bothSides">
                  <wp:wrapPolygon edited="0">
                    <wp:start x="0" y="0"/>
                    <wp:lineTo x="21600" y="0"/>
                    <wp:lineTo x="21600" y="21600"/>
                    <wp:lineTo x="0" y="21600"/>
                    <wp:lineTo x="0" y="0"/>
                  </wp:wrapPolygon>
                </wp:wrapTight>
                <wp:docPr id="230"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015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3AE7C92E" w14:textId="77777777" w:rsidR="003765F2" w:rsidRPr="00B65697" w:rsidRDefault="003765F2" w:rsidP="006A3E28">
                            <w:pPr>
                              <w:pStyle w:val="Heading2"/>
                            </w:pPr>
                            <w:r w:rsidRPr="00B65697">
                              <w:t>Duis a libero a mi varius porttitor.</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1" o:spid="_x0000_s1062" type="#_x0000_t202" style="position:absolute;margin-left:186.5pt;margin-top:428.5pt;width:397.65pt;height:36pt;z-index:25165735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" filled="f" stroked="f">
                <v:stroke o:forcedash="t"/>
                <v:textbox inset="3.6pt,0,3.6pt,0">
                  <w:txbxContent>
                    <w:p w14:paraId="3AE7C92E" w14:textId="77777777" w:rsidR="003765F2" w:rsidRPr="00B65697" w:rsidRDefault="003765F2" w:rsidP="006A3E28">
                      <w:pPr>
                        <w:pStyle w:val="Heading2"/>
                      </w:pPr>
                      <w:r w:rsidRPr="00B65697">
                        <w:t>Duis a libero a mi varius porttitor.</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356" behindDoc="0" locked="0" layoutInCell="1" allowOverlap="1" wp14:anchorId="20F82BFC" wp14:editId="6BBC3677">
                <wp:simplePos x="0" y="0"/>
                <wp:positionH relativeFrom="page">
                  <wp:posOffset>2368550</wp:posOffset>
                </wp:positionH>
                <wp:positionV relativeFrom="page">
                  <wp:posOffset>4870450</wp:posOffset>
                </wp:positionV>
                <wp:extent cx="5038090" cy="571500"/>
                <wp:effectExtent l="0" t="0" r="0" b="6350"/>
                <wp:wrapTight wrapText="bothSides">
                  <wp:wrapPolygon edited="0">
                    <wp:start x="0" y="0"/>
                    <wp:lineTo x="21600" y="0"/>
                    <wp:lineTo x="21600" y="21600"/>
                    <wp:lineTo x="0" y="21600"/>
                    <wp:lineTo x="0" y="0"/>
                  </wp:wrapPolygon>
                </wp:wrapTight>
                <wp:docPr id="229"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09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35C9EB0F" w14:textId="77777777" w:rsidR="003765F2" w:rsidRDefault="003765F2" w:rsidP="006A3E28">
                            <w:pPr>
                              <w:pStyle w:val="Heading1"/>
                            </w:pPr>
                            <w:r>
                              <w:t>pellentesque:</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063" type="#_x0000_t202" style="position:absolute;margin-left:186.5pt;margin-top:383.5pt;width:396.7pt;height:45pt;z-index:2516573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" filled="f" stroked="f">
                <v:stroke o:forcedash="t"/>
                <v:textbox inset="3.6pt,0,3.6pt,0">
                  <w:txbxContent>
                    <w:p w14:paraId="35C9EB0F" w14:textId="77777777" w:rsidR="003765F2" w:rsidRDefault="003765F2" w:rsidP="006A3E28">
                      <w:pPr>
                        <w:pStyle w:val="Heading1"/>
                      </w:pPr>
                      <w:r>
                        <w:t>pellentesque:</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360" behindDoc="0" locked="0" layoutInCell="1" allowOverlap="1" wp14:anchorId="2E825DDB" wp14:editId="5A576051">
                <wp:simplePos x="0" y="0"/>
                <wp:positionH relativeFrom="page">
                  <wp:posOffset>2149475</wp:posOffset>
                </wp:positionH>
                <wp:positionV relativeFrom="page">
                  <wp:posOffset>4419600</wp:posOffset>
                </wp:positionV>
                <wp:extent cx="1828800" cy="457200"/>
                <wp:effectExtent l="3175" t="0" r="0" b="0"/>
                <wp:wrapNone/>
                <wp:docPr id="228"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50106387" w14:textId="77777777" w:rsidR="003765F2" w:rsidRPr="009C07CB" w:rsidRDefault="003765F2" w:rsidP="006A3E28">
                            <w:pPr>
                              <w:pStyle w:val="Symbol"/>
                              <w:rPr>
                                <w:color w:val="CF9FCF" w:themeColor="accent1" w:themeTint="66"/>
                              </w:rPr>
                            </w:pPr>
                            <w:r w:rsidRPr="009C07CB">
                              <w:rPr>
                                <w:color w:val="CF9FCF" w:themeColor="accent1" w:themeTint="6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4" o:spid="_x0000_s1064" type="#_x0000_t202" style="position:absolute;margin-left:169.25pt;margin-top:348pt;width:2in;height:36pt;z-index:25165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" filled="f" stroked="f">
                <v:stroke o:forcedash="t"/>
                <v:textbox inset="0,0,0,0">
                  <w:txbxContent>
                    <w:p w14:paraId="50106387" w14:textId="77777777" w:rsidR="003765F2" w:rsidRPr="009C07CB" w:rsidRDefault="003765F2" w:rsidP="006A3E28">
                      <w:pPr>
                        <w:pStyle w:val="Symbol"/>
                        <w:rPr>
                          <w:color w:val="CF9FCF" w:themeColor="accent1" w:themeTint="66"/>
                        </w:rPr>
                      </w:pPr>
                      <w:r w:rsidRPr="009C07CB">
                        <w:rPr>
                          <w:color w:val="CF9FCF" w:themeColor="accent1" w:themeTint="66"/>
                        </w:rPr>
                        <w:t>+</w:t>
                      </w:r>
                    </w:p>
                  </w:txbxContent>
                </v:textbox>
                <w10:wrap anchorx="page" anchory="page"/>
              </v:shape>
            </w:pict>
          </mc:Fallback>
        </mc:AlternateContent>
      </w:r>
      <w:r w:rsidR="00761BC6">
        <w:rPr>
          <w:noProof/>
        </w:rPr>
        <mc:AlternateContent>
          <mc:Choice Requires="wps">
            <w:drawing>
              <wp:anchor distT="0" distB="0" distL="114300" distR="114300" simplePos="0" relativeHeight="251657353" behindDoc="0" locked="0" layoutInCell="1" allowOverlap="1" wp14:anchorId="6516E162" wp14:editId="39D16443">
                <wp:simplePos x="0" y="0"/>
                <wp:positionH relativeFrom="page">
                  <wp:posOffset>365760</wp:posOffset>
                </wp:positionH>
                <wp:positionV relativeFrom="page">
                  <wp:posOffset>822960</wp:posOffset>
                </wp:positionV>
                <wp:extent cx="1654810" cy="1654810"/>
                <wp:effectExtent l="0" t="0" r="0" b="0"/>
                <wp:wrapNone/>
                <wp:docPr id="227"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4810" cy="165481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7" o:spid="_x0000_s1026" style="position:absolute;margin-left:28.8pt;margin-top:64.8pt;width:130.3pt;height:130.3pt;z-index:25165735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" fillcolor="#636 [3204]" stroked="f" strokecolor="#4a7ebb" strokeweight="1.5pt">
                <v:shadow opacity="22938f" mv:blur="38100f" offset="0,2pt"/>
                <v:textbox inset=",7.2pt,,7.2pt"/>
                <w10:wrap anchorx="page" anchory="page"/>
              </v:rect>
            </w:pict>
          </mc:Fallback>
        </mc:AlternateContent>
      </w:r>
      <w:r w:rsidR="00FC4F19">
        <w:rPr>
          <w:noProof/>
        </w:rPr>
        <w:drawing>
          <wp:anchor distT="0" distB="0" distL="118745" distR="118745" simplePos="0" relativeHeight="251658480" behindDoc="0" locked="0" layoutInCell="1" allowOverlap="1" wp14:anchorId="31003B41" wp14:editId="70EDE914">
            <wp:simplePos x="0" y="0"/>
            <wp:positionH relativeFrom="page">
              <wp:posOffset>3959225</wp:posOffset>
            </wp:positionH>
            <wp:positionV relativeFrom="page">
              <wp:posOffset>822960</wp:posOffset>
            </wp:positionV>
            <wp:extent cx="3446780" cy="3441700"/>
            <wp:effectExtent l="25400" t="0" r="7620" b="0"/>
            <wp:wrapTight wrapText="bothSides">
              <wp:wrapPolygon edited="0">
                <wp:start x="-159" y="0"/>
                <wp:lineTo x="-159" y="21520"/>
                <wp:lineTo x="21648" y="21520"/>
                <wp:lineTo x="21648" y="0"/>
                <wp:lineTo x="-159" y="0"/>
              </wp:wrapPolygon>
            </wp:wrapTight>
            <wp:docPr id="403" name="Placeholder" descr=":advantage brochure images:42-16044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advantage brochure images:42-16044085.jpg"/>
                    <pic:cNvPicPr>
                      <a:picLocks noChangeAspect="1" noChangeArrowheads="1"/>
                    </pic:cNvPicPr>
                  </pic:nvPicPr>
                  <pic:blipFill>
                    <a:blip r:embed="rId15"/>
                    <a:srcRect t="9962" b="9962"/>
                    <a:stretch>
                      <a:fillRect/>
                    </a:stretch>
                  </pic:blipFill>
                  <pic:spPr bwMode="auto">
                    <a:xfrm>
                      <a:off x="0" y="0"/>
                      <a:ext cx="3446780" cy="3441700"/>
                    </a:xfrm>
                    <a:prstGeom prst="rect">
                      <a:avLst/>
                    </a:prstGeom>
                    <a:noFill/>
                    <a:ln w="9525">
                      <a:noFill/>
                      <a:miter lim="800000"/>
                      <a:headEnd/>
                      <a:tailEnd/>
                    </a:ln>
                  </pic:spPr>
                </pic:pic>
              </a:graphicData>
            </a:graphic>
          </wp:anchor>
        </w:drawing>
      </w:r>
      <w:r w:rsidR="00761BC6">
        <w:rPr>
          <w:noProof/>
        </w:rPr>
        <mc:AlternateContent>
          <mc:Choice Requires="wps">
            <w:drawing>
              <wp:anchor distT="0" distB="0" distL="114300" distR="114300" simplePos="0" relativeHeight="251657354" behindDoc="0" locked="0" layoutInCell="1" allowOverlap="1" wp14:anchorId="72139481" wp14:editId="74351CF6">
                <wp:simplePos x="0" y="0"/>
                <wp:positionH relativeFrom="page">
                  <wp:posOffset>2162175</wp:posOffset>
                </wp:positionH>
                <wp:positionV relativeFrom="page">
                  <wp:posOffset>822960</wp:posOffset>
                </wp:positionV>
                <wp:extent cx="1654810" cy="1654810"/>
                <wp:effectExtent l="3175" t="0" r="5715" b="0"/>
                <wp:wrapNone/>
                <wp:docPr id="226"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4810" cy="1654810"/>
                        </a:xfrm>
                        <a:prstGeom prst="rect">
                          <a:avLst/>
                        </a:prstGeom>
                        <a:solidFill>
                          <a:schemeClr val="accent4">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8" o:spid="_x0000_s1026" style="position:absolute;margin-left:170.25pt;margin-top:64.8pt;width:130.3pt;height:130.3pt;z-index:25165735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" fillcolor="#996 [3207]" stroked="f" strokecolor="#4a7ebb" strokeweight="1.5pt">
                <v:shadow opacity="22938f" mv:blur="38100f" offset="0,2pt"/>
                <v:textbox inset=",7.2pt,,7.2pt"/>
                <w10:wrap anchorx="page" anchory="page"/>
              </v:rect>
            </w:pict>
          </mc:Fallback>
        </mc:AlternateContent>
      </w:r>
      <w:r w:rsidR="00FC4F19">
        <w:br w:type="page"/>
      </w:r>
      <w:r w:rsidR="00761BC6">
        <w:rPr>
          <w:noProof/>
        </w:rPr>
        <w:lastRenderedPageBreak/>
        <mc:AlternateContent>
          <mc:Choice Requires="wps">
            <w:drawing>
              <wp:anchor distT="0" distB="0" distL="114300" distR="114300" simplePos="0" relativeHeight="251658451" behindDoc="0" locked="0" layoutInCell="1" allowOverlap="1" wp14:anchorId="34A4EC33" wp14:editId="36062A7C">
                <wp:simplePos x="0" y="0"/>
                <wp:positionH relativeFrom="page">
                  <wp:posOffset>6089650</wp:posOffset>
                </wp:positionH>
                <wp:positionV relativeFrom="page">
                  <wp:posOffset>4604385</wp:posOffset>
                </wp:positionV>
                <wp:extent cx="1040130" cy="301625"/>
                <wp:effectExtent l="0" t="0" r="0" b="0"/>
                <wp:wrapTight wrapText="bothSides">
                  <wp:wrapPolygon edited="0">
                    <wp:start x="0" y="0"/>
                    <wp:lineTo x="21600" y="0"/>
                    <wp:lineTo x="21600" y="21600"/>
                    <wp:lineTo x="0" y="21600"/>
                    <wp:lineTo x="0" y="0"/>
                  </wp:wrapPolygon>
                </wp:wrapTight>
                <wp:docPr id="225"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34C33062" w14:textId="77777777" w:rsidR="003765F2" w:rsidRDefault="003765F2" w:rsidP="006A3E28">
                            <w:pPr>
                              <w:pStyle w:val="BodyText2"/>
                            </w:pPr>
                            <w:r>
                              <w:t>- sodales.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2" o:spid="_x0000_s1065" type="#_x0000_t202" style="position:absolute;margin-left:479.5pt;margin-top:362.55pt;width:81.9pt;height:23.75pt;z-index:25165845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" filled="f" stroked="f">
                <v:stroke o:forcedash="t"/>
                <v:textbox inset="0,0,0,0">
                  <w:txbxContent>
                    <w:p w14:paraId="34C33062" w14:textId="77777777" w:rsidR="003765F2" w:rsidRDefault="003765F2" w:rsidP="006A3E28">
                      <w:pPr>
                        <w:pStyle w:val="BodyText2"/>
                      </w:pPr>
                      <w:r>
                        <w:t>- sodales.</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8449" behindDoc="0" locked="0" layoutInCell="1" allowOverlap="1" wp14:anchorId="2598953D" wp14:editId="69A215DB">
                <wp:simplePos x="0" y="0"/>
                <wp:positionH relativeFrom="page">
                  <wp:posOffset>5483860</wp:posOffset>
                </wp:positionH>
                <wp:positionV relativeFrom="page">
                  <wp:posOffset>2545715</wp:posOffset>
                </wp:positionV>
                <wp:extent cx="1645920" cy="506095"/>
                <wp:effectExtent l="0" t="5715" r="0" b="0"/>
                <wp:wrapTight wrapText="bothSides">
                  <wp:wrapPolygon edited="0">
                    <wp:start x="0" y="0"/>
                    <wp:lineTo x="21600" y="0"/>
                    <wp:lineTo x="21600" y="21600"/>
                    <wp:lineTo x="0" y="21600"/>
                    <wp:lineTo x="0" y="0"/>
                  </wp:wrapPolygon>
                </wp:wrapTight>
                <wp:docPr id="224"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506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60ACA6AA" w14:textId="77777777" w:rsidR="003765F2" w:rsidRDefault="003765F2" w:rsidP="006A3E28">
                            <w:pPr>
                              <w:pStyle w:val="BlockHeading"/>
                            </w:pPr>
                            <w:r>
                              <w:t>Etiam eu ipsum. Donec ac arcu.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0" o:spid="_x0000_s1066" type="#_x0000_t202" style="position:absolute;margin-left:431.8pt;margin-top:200.45pt;width:129.6pt;height:39.85pt;z-index:25165844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" filled="f" stroked="f">
                <v:stroke o:forcedash="t"/>
                <v:textbox inset="0,0,0,0">
                  <w:txbxContent>
                    <w:p w14:paraId="60ACA6AA" w14:textId="77777777" w:rsidR="003765F2" w:rsidRDefault="003765F2" w:rsidP="006A3E28">
                      <w:pPr>
                        <w:pStyle w:val="BlockHeading"/>
                      </w:pPr>
                      <w:r>
                        <w:t>Etiam eu ipsum. Donec ac arcu.</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8450" behindDoc="0" locked="0" layoutInCell="1" allowOverlap="1" wp14:anchorId="0A2D6474" wp14:editId="0A736D37">
                <wp:simplePos x="0" y="0"/>
                <wp:positionH relativeFrom="page">
                  <wp:posOffset>5483860</wp:posOffset>
                </wp:positionH>
                <wp:positionV relativeFrom="page">
                  <wp:posOffset>3193415</wp:posOffset>
                </wp:positionV>
                <wp:extent cx="1645920" cy="1347470"/>
                <wp:effectExtent l="0" t="5715" r="0" b="5715"/>
                <wp:wrapTight wrapText="bothSides">
                  <wp:wrapPolygon edited="0">
                    <wp:start x="0" y="0"/>
                    <wp:lineTo x="21600" y="0"/>
                    <wp:lineTo x="21600" y="21600"/>
                    <wp:lineTo x="0" y="21600"/>
                    <wp:lineTo x="0" y="0"/>
                  </wp:wrapPolygon>
                </wp:wrapTight>
                <wp:docPr id="31"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34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txbx>
                        <w:txbxContent>
                          <w:p w14:paraId="60D7583E" w14:textId="77777777" w:rsidR="003765F2" w:rsidRDefault="003765F2" w:rsidP="006A3E28">
                            <w:pPr>
                              <w:pStyle w:val="BodyText2"/>
                            </w:pPr>
                            <w:r w:rsidRPr="00D01334">
                              <w:t>Lorem ipsum dolor sit amet, consectetuer adipiscing elit.</w:t>
                            </w:r>
                            <w:r>
                              <w:t xml:space="preserve"> </w:t>
                            </w:r>
                            <w:r w:rsidRPr="00D01334">
                              <w:t>Vivamus semper sodales lorem.</w:t>
                            </w:r>
                            <w:r>
                              <w:t xml:space="preserve"> </w:t>
                            </w:r>
                            <w:r w:rsidRPr="00D01334">
                              <w:t>Quisque venenatis vehicula lectus. Donec a odio eu eros lobortis vehicula.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1" o:spid="_x0000_s1067" type="#_x0000_t202" style="position:absolute;margin-left:431.8pt;margin-top:251.45pt;width:129.6pt;height:106.1pt;z-index:25165845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" mv:complextextbox="1" filled="f" stroked="f">
                <v:stroke o:forcedash="t"/>
                <v:textbox inset="0,0,0,0">
                  <w:txbxContent>
                    <w:p w14:paraId="60D7583E" w14:textId="77777777" w:rsidR="003765F2" w:rsidRDefault="003765F2" w:rsidP="006A3E28">
                      <w:pPr>
                        <w:pStyle w:val="BodyText2"/>
                      </w:pPr>
                      <w:r w:rsidRPr="00D01334">
                        <w:t>Lorem ipsum dolor sit amet, consectetuer adipiscing elit.</w:t>
                      </w:r>
                      <w:r>
                        <w:t xml:space="preserve"> </w:t>
                      </w:r>
                      <w:r w:rsidRPr="00D01334">
                        <w:t>Vivamus semper sodales lorem.</w:t>
                      </w:r>
                      <w:r>
                        <w:t xml:space="preserve"> </w:t>
                      </w:r>
                      <w:r w:rsidRPr="00D01334">
                        <w:t>Quisque venenatis vehicula lectus. Donec a odio eu eros lobortis vehicula.</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8448" behindDoc="0" locked="0" layoutInCell="1" allowOverlap="1" wp14:anchorId="09319DDE" wp14:editId="4F81FAAE">
                <wp:simplePos x="0" y="0"/>
                <wp:positionH relativeFrom="page">
                  <wp:posOffset>5209540</wp:posOffset>
                </wp:positionH>
                <wp:positionV relativeFrom="page">
                  <wp:posOffset>2032000</wp:posOffset>
                </wp:positionV>
                <wp:extent cx="2194560" cy="3063240"/>
                <wp:effectExtent l="2540" t="0" r="0" b="0"/>
                <wp:wrapTight wrapText="bothSides">
                  <wp:wrapPolygon edited="0">
                    <wp:start x="-94" y="0"/>
                    <wp:lineTo x="-94" y="21466"/>
                    <wp:lineTo x="21600" y="21466"/>
                    <wp:lineTo x="21600" y="0"/>
                    <wp:lineTo x="-94" y="0"/>
                  </wp:wrapPolygon>
                </wp:wrapTight>
                <wp:docPr id="30"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4560" cy="3063240"/>
                        </a:xfrm>
                        <a:prstGeom prst="rect">
                          <a:avLst/>
                        </a:prstGeom>
                        <a:solidFill>
                          <a:schemeClr val="accent3">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 uri="{FAA26D3D-D897-4be2-8F04-BA451C77F1D7}">
                            <ma14:placeholderFlag xmlns:ma14="http://schemas.microsoft.com/office/mac/drawingml/2011/main" val="1"/>
                          </a:ext>
                        </a:extLst>
                      </wps:spPr>
                      <wps:txbx>
                        <w:txbxContent>
                          <w:p w14:paraId="6C52A1DF" w14:textId="77777777" w:rsidR="003765F2" w:rsidRPr="00390C4C" w:rsidRDefault="003765F2" w:rsidP="006A3E28">
                            <w:pPr>
                              <w:pStyle w:val="Symbol"/>
                              <w:rPr>
                                <w:color w:val="C1C1D6" w:themeColor="accent3" w:themeTint="66"/>
                              </w:rPr>
                            </w:pPr>
                            <w:r w:rsidRPr="00390C4C">
                              <w:rPr>
                                <w:color w:val="C1C1D6" w:themeColor="accent3" w:themeTint="66"/>
                              </w:rPr>
                              <w:t>+</w:t>
                            </w:r>
                          </w:p>
                        </w:txbxContent>
                      </wps:txbx>
                      <wps:bodyPr rot="0" vert="horz" wrap="square" lIns="91440" tIns="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9" o:spid="_x0000_s1068" style="position:absolute;margin-left:410.2pt;margin-top:160pt;width:172.8pt;height:241.2pt;z-index:25165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" fillcolor="#669 [3206]" stroked="f" strokecolor="#4a7ebb" strokeweight="1.5pt">
                <v:stroke o:forcedash="t"/>
                <v:shadow opacity="22938f" mv:blur="38100f" offset="0,2pt"/>
                <v:textbox inset=",0,,7.2pt">
                  <w:txbxContent>
                    <w:p w14:paraId="6C52A1DF" w14:textId="77777777" w:rsidR="003765F2" w:rsidRPr="00390C4C" w:rsidRDefault="003765F2" w:rsidP="006A3E28">
                      <w:pPr>
                        <w:pStyle w:val="Symbol"/>
                        <w:rPr>
                          <w:color w:val="C1C1D6" w:themeColor="accent3" w:themeTint="66"/>
                        </w:rPr>
                      </w:pPr>
                      <w:r w:rsidRPr="00390C4C">
                        <w:rPr>
                          <w:color w:val="C1C1D6" w:themeColor="accent3" w:themeTint="66"/>
                        </w:rPr>
                        <w:t>+</w:t>
                      </w:r>
                    </w:p>
                  </w:txbxContent>
                </v:textbox>
                <w10:wrap type="tight" anchorx="page" anchory="page"/>
              </v:rect>
            </w:pict>
          </mc:Fallback>
        </mc:AlternateContent>
      </w:r>
      <w:r w:rsidR="00761BC6">
        <w:rPr>
          <w:noProof/>
        </w:rPr>
        <mc:AlternateContent>
          <mc:Choice Requires="wps">
            <w:drawing>
              <wp:anchor distT="0" distB="0" distL="114300" distR="114300" simplePos="0" relativeHeight="251657417" behindDoc="0" locked="0" layoutInCell="1" allowOverlap="1" wp14:anchorId="487AC56B" wp14:editId="28F47C67">
                <wp:simplePos x="0" y="0"/>
                <wp:positionH relativeFrom="page">
                  <wp:posOffset>365760</wp:posOffset>
                </wp:positionH>
                <wp:positionV relativeFrom="page">
                  <wp:posOffset>822960</wp:posOffset>
                </wp:positionV>
                <wp:extent cx="2194560" cy="8412480"/>
                <wp:effectExtent l="0" t="0" r="5080" b="0"/>
                <wp:wrapTight wrapText="bothSides">
                  <wp:wrapPolygon edited="0">
                    <wp:start x="0" y="0"/>
                    <wp:lineTo x="21600" y="0"/>
                    <wp:lineTo x="21600" y="21600"/>
                    <wp:lineTo x="0" y="21600"/>
                    <wp:lineTo x="0" y="0"/>
                  </wp:wrapPolygon>
                </wp:wrapTight>
                <wp:docPr id="29"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8412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txbx>
                        <w:txbxContent>
                          <w:p w14:paraId="0A5805E7" w14:textId="77777777" w:rsidR="003765F2" w:rsidRDefault="003765F2" w:rsidP="006A3E2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2" o:spid="_x0000_s1069" type="#_x0000_t202" style="position:absolute;margin-left:28.8pt;margin-top:64.8pt;width:172.8pt;height:662.4pt;z-index:25165741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" mv:complextextbox="1" filled="f" stroked="f">
                <v:stroke o:forcedash="t"/>
                <v:textbox inset="0,0,0,0">
                  <w:txbxContent>
                    <w:p w14:paraId="0A5805E7" w14:textId="77777777" w:rsidR="003765F2" w:rsidRDefault="003765F2" w:rsidP="006A3E28">
                      <w:pPr>
                        <w:pStyle w:val="BodyText"/>
                      </w:pPr>
                    </w:p>
                  </w:txbxContent>
                </v:textbox>
                <w10:wrap type="tight" anchorx="page" anchory="page"/>
              </v:shape>
            </w:pict>
          </mc:Fallback>
        </mc:AlternateContent>
      </w:r>
      <w:ins w:id="0" w:author="Clark Jr., Robert B" w:date="2013-05-08T09:26:00Z">
        <w:r w:rsidR="00A81159">
          <w:rPr>
            <w:noProof/>
          </w:rPr>
          <mc:AlternateContent>
            <mc:Choice Requires="wps">
              <w:drawing>
                <wp:anchor distT="0" distB="0" distL="114300" distR="114300" simplePos="0" relativeHeight="251658443" behindDoc="0" locked="0" layoutInCell="1" allowOverlap="1" wp14:anchorId="46554FCA" wp14:editId="51E2C017">
                  <wp:simplePos x="0" y="0"/>
                  <wp:positionH relativeFrom="page">
                    <wp:posOffset>5209540</wp:posOffset>
                  </wp:positionH>
                  <wp:positionV relativeFrom="page">
                    <wp:posOffset>822960</wp:posOffset>
                  </wp:positionV>
                  <wp:extent cx="2194560" cy="7978140"/>
                  <wp:effectExtent l="0" t="0" r="15240" b="22860"/>
                  <wp:wrapThrough wrapText="bothSides">
                    <wp:wrapPolygon edited="0">
                      <wp:start x="0" y="0"/>
                      <wp:lineTo x="0" y="21593"/>
                      <wp:lineTo x="21500" y="21593"/>
                      <wp:lineTo x="21500" y="0"/>
                      <wp:lineTo x="0" y="0"/>
                    </wp:wrapPolygon>
                  </wp:wrapThrough>
                  <wp:docPr id="28" name="Text 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797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txbx>
                          <w:txbxContent>
                            <w:p w14:paraId="57786A5A" w14:textId="77777777" w:rsidR="003765F2" w:rsidRDefault="003765F2" w:rsidP="006A3E28">
                              <w:pPr>
                                <w:pStyle w:val="BodyText"/>
                              </w:pPr>
                            </w:p>
                          </w:txbxContent>
                        </wps:txbx>
                        <wps:bodyPr rot="0" vert="horz" wrap="square" lIns="0" tIns="0" rIns="0" bIns="0" anchor="t" anchorCtr="0" upright="1">
                          <a:noAutofit/>
                        </wps:bodyPr>
                      </wps:wsp>
                    </a:graphicData>
                  </a:graphic>
                </wp:anchor>
              </w:drawing>
            </mc:Choice>
            <mc:Fallback>
              <w:pict>
                <v:shape id="Text Box 436" o:spid="_x0000_s1070" type="#_x0000_t202" style="position:absolute;margin-left:410.2pt;margin-top:64.8pt;width:172.8pt;height:628.2pt;z-index:251658443;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" mv:complextextbox="1" filled="f" stroked="f">
                  <v:stroke o:forcedash="t"/>
                  <v:textbox inset="0,0,0,0">
                    <w:txbxContent>
                      <w:p w14:paraId="57786A5A" w14:textId="77777777" w:rsidR="003765F2" w:rsidRDefault="003765F2" w:rsidP="006A3E28">
                        <w:pPr>
                          <w:pStyle w:val="BodyText"/>
                        </w:pPr>
                      </w:p>
                    </w:txbxContent>
                  </v:textbox>
                  <w10:wrap type="through" anchorx="page" anchory="page"/>
                </v:shape>
              </w:pict>
            </mc:Fallback>
          </mc:AlternateContent>
        </w:r>
      </w:ins>
      <w:del w:id="1" w:author="Clark Jr., Robert B" w:date="2013-05-08T09:26:00Z">
        <w:r w:rsidR="00E314E5" w:rsidDel="00A81159">
          <w:rPr>
            <w:noProof/>
          </w:rPr>
          <mc:AlternateContent>
            <mc:Choice Requires="wpg">
              <w:drawing>
                <wp:anchor distT="0" distB="0" distL="114300" distR="114300" simplePos="0" relativeHeight="251657419" behindDoc="0" locked="0" layoutInCell="1" allowOverlap="1" wp14:anchorId="02F005AE" wp14:editId="4D169716">
                  <wp:simplePos x="0" y="0"/>
                  <wp:positionH relativeFrom="page">
                    <wp:posOffset>5209540</wp:posOffset>
                  </wp:positionH>
                  <wp:positionV relativeFrom="page">
                    <wp:posOffset>822960</wp:posOffset>
                  </wp:positionV>
                  <wp:extent cx="2194560" cy="7978140"/>
                  <wp:effectExtent l="0" t="0" r="15240" b="22860"/>
                  <wp:wrapThrough wrapText="bothSides">
                    <wp:wrapPolygon edited="0">
                      <wp:start x="0" y="0"/>
                      <wp:lineTo x="0" y="21593"/>
                      <wp:lineTo x="21500" y="21593"/>
                      <wp:lineTo x="21500" y="0"/>
                      <wp:lineTo x="0" y="0"/>
                    </wp:wrapPolygon>
                  </wp:wrapThrough>
                  <wp:docPr id="1" name="Group 1"/>
                  <wp:cNvGraphicFramePr/>
                  <a:graphic xmlns:a="http://schemas.openxmlformats.org/drawingml/2006/main">
                    <a:graphicData uri="http://schemas.microsoft.com/office/word/2010/wordprocessingGroup">
                      <wpg:wgp>
                        <wpg:cNvGrpSpPr/>
                        <wpg:grpSpPr>
                          <a:xfrm>
                            <a:off x="0" y="0"/>
                            <a:ext cx="2194560" cy="7978140"/>
                            <a:chOff x="0" y="0"/>
                            <a:chExt cx="2194560" cy="7978140"/>
                          </a:xfrm>
                          <a:extLst>
                            <a:ext uri="{0CCBE362-F206-4b92-989A-16890622DB6E}">
                              <ma14:wrappingTextBoxFlag xmlns:ma14="http://schemas.microsoft.com/office/mac/drawingml/2011/main" val="1"/>
                            </a:ext>
                          </a:extLst>
                        </wpg:grpSpPr>
                        <wps:wsp>
                          <wps:cNvPr id="2" name="Text Box 436"/>
                          <wps:cNvSpPr txBox="1">
                            <a:spLocks noChangeArrowheads="1"/>
                          </wps:cNvSpPr>
                          <wps:spPr bwMode="auto">
                            <a:xfrm>
                              <a:off x="0" y="0"/>
                              <a:ext cx="2194560" cy="797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txbx>
                            <w:txbxContent>
                              <w:p w14:paraId="0A0F65BC" w14:textId="77777777" w:rsidR="003765F2" w:rsidRDefault="003765F2" w:rsidP="006A3E28">
                                <w:pPr>
                                  <w:pStyle w:val="BodyText"/>
                                </w:pPr>
                              </w:p>
                            </w:txbxContent>
                          </wps:txbx>
                          <wps:bodyPr rot="0" vert="horz" wrap="square" lIns="0" tIns="0" rIns="0" bIns="0" anchor="t" anchorCtr="0" upright="1">
                            <a:noAutofit/>
                          </wps:bodyPr>
                        </wps:wsp>
                      </wpg:wgp>
                    </a:graphicData>
                  </a:graphic>
                </wp:anchor>
              </w:drawing>
            </mc:Choice>
            <mc:Fallback>
              <w:pict>
                <v:group id="Group 1" o:spid="_x0000_s1071" style="position:absolute;margin-left:410.2pt;margin-top:64.8pt;width:172.8pt;height:628.2pt;z-index:251657419;mso-position-horizontal-relative:page;mso-position-vertical-relative:page" coordsize="2194560,79781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" mv:complextextbox="1">
                  <v:shape id="_x0000_s1072" type="#_x0000_t202" style="position:absolute;width:2194560;height:79781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puogwgAA&#10;ANoAAAAPAAAAZHJzL2Rvd25yZXYueG1sRI9Ra8JAEITfC/6HYwu+1UsFpUZPKZaCiIVGS31dcmsu&#10;NLsXcqfGf98rFHwcZuYbZrHquVEX6kLtxcDzKANFUnpbS2Xg6/D+9AIqRBSLjRcycKMAq+XgYYG5&#10;9Vcp6LKPlUoQCTkacDG2udahdMQYRr4lSd7Jd4wxya7StsNrgnOjx1k21Yy1pAWHLa0dlT/7Mxv4&#10;1ru3gvn0UWSzbTFxoaIjfxozfOxf56Ai9fEe/m9vrIEx/F1JN0Av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Km6iDCAAAA2gAAAA8AAAAAAAAAAAAAAAAAlwIAAGRycy9kb3du&#10;cmV2LnhtbFBLBQYAAAAABAAEAPUAAACGAwAAAAA=&#10;" mv:complextextbox="1" filled="f" stroked="f">
                    <v:stroke o:forcedash="t"/>
                    <v:textbox inset="0,0,0,0">
                      <w:txbxContent>
                        <w:p w14:paraId="0A0F65BC" w14:textId="77777777" w:rsidR="003765F2" w:rsidRDefault="003765F2" w:rsidP="006A3E28">
                          <w:pPr>
                            <w:pStyle w:val="BodyText"/>
                          </w:pPr>
                        </w:p>
                      </w:txbxContent>
                    </v:textbox>
                  </v:shape>
                  <w10:wrap type="through" anchorx="page" anchory="page"/>
                </v:group>
              </w:pict>
            </mc:Fallback>
          </mc:AlternateContent>
        </w:r>
      </w:del>
      <w:r w:rsidR="00761BC6">
        <w:rPr>
          <w:noProof/>
        </w:rPr>
        <mc:AlternateContent>
          <mc:Choice Requires="wps">
            <w:drawing>
              <wp:anchor distT="0" distB="0" distL="114300" distR="114300" simplePos="0" relativeHeight="251658447" behindDoc="0" locked="0" layoutInCell="1" allowOverlap="1" wp14:anchorId="76AF0DA5" wp14:editId="34AB5DF1">
                <wp:simplePos x="0" y="0"/>
                <wp:positionH relativeFrom="page">
                  <wp:posOffset>5209540</wp:posOffset>
                </wp:positionH>
                <wp:positionV relativeFrom="page">
                  <wp:posOffset>8935720</wp:posOffset>
                </wp:positionV>
                <wp:extent cx="2203450" cy="443230"/>
                <wp:effectExtent l="2540" t="0" r="3810" b="6350"/>
                <wp:wrapTight wrapText="bothSides">
                  <wp:wrapPolygon edited="0">
                    <wp:start x="0" y="0"/>
                    <wp:lineTo x="21600" y="0"/>
                    <wp:lineTo x="21600" y="21600"/>
                    <wp:lineTo x="0" y="21600"/>
                    <wp:lineTo x="0" y="0"/>
                  </wp:wrapPolygon>
                </wp:wrapTight>
                <wp:docPr id="27"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443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26ED62D0" w14:textId="77777777" w:rsidR="003765F2" w:rsidRPr="000D2927" w:rsidRDefault="003765F2" w:rsidP="006A3E28">
                            <w:pPr>
                              <w:pStyle w:val="Heading4"/>
                            </w:pPr>
                            <w:r>
                              <w:t>(continued)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8" o:spid="_x0000_s1073" type="#_x0000_t202" style="position:absolute;margin-left:410.2pt;margin-top:703.6pt;width:173.5pt;height:34.9pt;z-index:25165844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" filled="f" stroked="f">
                <v:stroke o:forcedash="t"/>
                <v:textbox inset="0,0,0,0">
                  <w:txbxContent>
                    <w:p w14:paraId="26ED62D0" w14:textId="77777777" w:rsidR="003765F2" w:rsidRPr="000D2927" w:rsidRDefault="003765F2" w:rsidP="006A3E28">
                      <w:pPr>
                        <w:pStyle w:val="Heading4"/>
                      </w:pPr>
                      <w:r>
                        <w:t>(continued)</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418" behindDoc="0" locked="0" layoutInCell="1" allowOverlap="1" wp14:anchorId="2D3FA8B7" wp14:editId="7E3836DD">
                <wp:simplePos x="0" y="0"/>
                <wp:positionH relativeFrom="page">
                  <wp:posOffset>2786380</wp:posOffset>
                </wp:positionH>
                <wp:positionV relativeFrom="page">
                  <wp:posOffset>822960</wp:posOffset>
                </wp:positionV>
                <wp:extent cx="2194560" cy="8412480"/>
                <wp:effectExtent l="5080" t="0" r="0" b="0"/>
                <wp:wrapTight wrapText="bothSides">
                  <wp:wrapPolygon edited="0">
                    <wp:start x="0" y="0"/>
                    <wp:lineTo x="21600" y="0"/>
                    <wp:lineTo x="21600" y="21600"/>
                    <wp:lineTo x="0" y="21600"/>
                    <wp:lineTo x="0" y="0"/>
                  </wp:wrapPolygon>
                </wp:wrapTight>
                <wp:docPr id="26"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8412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txbx>
                        <w:txbxContent>
                          <w:p w14:paraId="704F5E36" w14:textId="77777777" w:rsidR="003765F2" w:rsidRDefault="003765F2" w:rsidP="006A3E2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3" o:spid="_x0000_s1074" type="#_x0000_t202" style="position:absolute;margin-left:219.4pt;margin-top:64.8pt;width:172.8pt;height:662.4pt;z-index:25165741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" mv:complextextbox="1" filled="f" stroked="f">
                <v:stroke o:forcedash="t"/>
                <v:textbox inset="0,0,0,0">
                  <w:txbxContent>
                    <w:p w14:paraId="704F5E36" w14:textId="77777777" w:rsidR="003765F2" w:rsidRDefault="003765F2" w:rsidP="006A3E28">
                      <w:pPr>
                        <w:pStyle w:val="BodyText"/>
                      </w:pPr>
                    </w:p>
                  </w:txbxContent>
                </v:textbox>
                <w10:wrap type="tight" anchorx="page" anchory="page"/>
              </v:shape>
            </w:pict>
          </mc:Fallback>
        </mc:AlternateContent>
      </w:r>
      <w:r w:rsidR="00FC4F19">
        <w:br w:type="page"/>
      </w:r>
      <w:r w:rsidR="00761BC6">
        <w:rPr>
          <w:noProof/>
        </w:rPr>
        <w:lastRenderedPageBreak/>
        <mc:AlternateContent>
          <mc:Choice Requires="wps">
            <w:drawing>
              <wp:anchor distT="0" distB="0" distL="114300" distR="114300" simplePos="0" relativeHeight="251658455" behindDoc="0" locked="0" layoutInCell="1" allowOverlap="1" wp14:anchorId="4D9DB9F0" wp14:editId="36F31D8E">
                <wp:simplePos x="0" y="0"/>
                <wp:positionH relativeFrom="page">
                  <wp:posOffset>492760</wp:posOffset>
                </wp:positionH>
                <wp:positionV relativeFrom="page">
                  <wp:posOffset>958215</wp:posOffset>
                </wp:positionV>
                <wp:extent cx="1371600" cy="692150"/>
                <wp:effectExtent l="0" t="5715" r="2540" b="635"/>
                <wp:wrapTight wrapText="bothSides">
                  <wp:wrapPolygon edited="0">
                    <wp:start x="0" y="0"/>
                    <wp:lineTo x="21600" y="0"/>
                    <wp:lineTo x="21600" y="21600"/>
                    <wp:lineTo x="0" y="21600"/>
                    <wp:lineTo x="0" y="0"/>
                  </wp:wrapPolygon>
                </wp:wrapTight>
                <wp:docPr id="25"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69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7A2A87BA" w14:textId="77777777" w:rsidR="003765F2" w:rsidRPr="00564876" w:rsidRDefault="003765F2" w:rsidP="006A3E28">
                            <w:pPr>
                              <w:pStyle w:val="Heading5"/>
                            </w:pPr>
                            <w:r>
                              <w:t>donec vitae leo.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6" o:spid="_x0000_s1075" type="#_x0000_t202" style="position:absolute;margin-left:38.8pt;margin-top:75.45pt;width:108pt;height:54.5pt;z-index:25165845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" filled="f" stroked="f">
                <v:stroke o:forcedash="t"/>
                <v:textbox inset="0,0,0,0">
                  <w:txbxContent>
                    <w:p w14:paraId="7A2A87BA" w14:textId="77777777" w:rsidR="003765F2" w:rsidRPr="00564876" w:rsidRDefault="003765F2" w:rsidP="006A3E28">
                      <w:pPr>
                        <w:pStyle w:val="Heading5"/>
                      </w:pPr>
                      <w:r>
                        <w:t>donec vitae leo.</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8454" behindDoc="0" locked="0" layoutInCell="1" allowOverlap="1" wp14:anchorId="27C1A39C" wp14:editId="4AAE550A">
                <wp:simplePos x="0" y="0"/>
                <wp:positionH relativeFrom="page">
                  <wp:posOffset>365760</wp:posOffset>
                </wp:positionH>
                <wp:positionV relativeFrom="page">
                  <wp:posOffset>822960</wp:posOffset>
                </wp:positionV>
                <wp:extent cx="1654810" cy="1654810"/>
                <wp:effectExtent l="0" t="0" r="0" b="0"/>
                <wp:wrapNone/>
                <wp:docPr id="24"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4810" cy="165481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5" o:spid="_x0000_s1026" style="position:absolute;margin-left:28.8pt;margin-top:64.8pt;width:130.3pt;height:130.3pt;z-index:25165845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" fillcolor="#636 [3204]" stroked="f" strokecolor="#4a7ebb" strokeweight="1.5pt">
                <v:shadow opacity="22938f" mv:blur="38100f" offset="0,2pt"/>
                <v:textbox inset=",7.2pt,,7.2pt"/>
                <w10:wrap anchorx="page" anchory="page"/>
              </v:rect>
            </w:pict>
          </mc:Fallback>
        </mc:AlternateContent>
      </w:r>
      <w:r w:rsidR="00761BC6">
        <w:rPr>
          <w:noProof/>
        </w:rPr>
        <mc:AlternateContent>
          <mc:Choice Requires="wps">
            <w:drawing>
              <wp:anchor distT="0" distB="0" distL="114300" distR="114300" simplePos="0" relativeHeight="251658453" behindDoc="0" locked="0" layoutInCell="1" allowOverlap="1" wp14:anchorId="1D013168" wp14:editId="51D13547">
                <wp:simplePos x="0" y="0"/>
                <wp:positionH relativeFrom="page">
                  <wp:posOffset>4937760</wp:posOffset>
                </wp:positionH>
                <wp:positionV relativeFrom="page">
                  <wp:posOffset>822960</wp:posOffset>
                </wp:positionV>
                <wp:extent cx="2468880" cy="8412480"/>
                <wp:effectExtent l="0" t="0" r="0" b="0"/>
                <wp:wrapTight wrapText="bothSides">
                  <wp:wrapPolygon edited="0">
                    <wp:start x="0" y="0"/>
                    <wp:lineTo x="21600" y="0"/>
                    <wp:lineTo x="21600" y="21600"/>
                    <wp:lineTo x="0" y="21600"/>
                    <wp:lineTo x="0" y="0"/>
                  </wp:wrapPolygon>
                </wp:wrapTight>
                <wp:docPr id="23"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8412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txbx>
                        <w:txbxContent>
                          <w:p w14:paraId="107ACA4E" w14:textId="77777777" w:rsidR="003765F2" w:rsidRDefault="003765F2" w:rsidP="006A3E2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4" o:spid="_x0000_s1076" type="#_x0000_t202" style="position:absolute;margin-left:388.8pt;margin-top:64.8pt;width:194.4pt;height:662.4pt;z-index:25165845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" mv:complextextbox="1" filled="f" stroked="f">
                <v:stroke o:forcedash="t"/>
                <v:textbox inset="0,0,0,0">
                  <w:txbxContent>
                    <w:p w14:paraId="107ACA4E" w14:textId="77777777" w:rsidR="003765F2" w:rsidRDefault="003765F2" w:rsidP="006A3E28">
                      <w:pPr>
                        <w:pStyle w:val="BodyText"/>
                      </w:pPr>
                    </w:p>
                  </w:txbxContent>
                </v:textbox>
                <w10:wrap type="tight" anchorx="page" anchory="page"/>
              </v:shape>
            </w:pict>
          </mc:Fallback>
        </mc:AlternateContent>
      </w:r>
      <w:r w:rsidR="00F42951">
        <w:rPr>
          <w:noProof/>
        </w:rPr>
        <mc:AlternateContent>
          <mc:Choice Requires="wps">
            <w:drawing>
              <wp:anchor distT="0" distB="0" distL="114300" distR="114300" simplePos="0" relativeHeight="251658452" behindDoc="0" locked="0" layoutInCell="1" allowOverlap="1" wp14:anchorId="61F5BE1B" wp14:editId="2B8AFF6E">
                <wp:simplePos x="0" y="0"/>
                <wp:positionH relativeFrom="page">
                  <wp:posOffset>2368550</wp:posOffset>
                </wp:positionH>
                <wp:positionV relativeFrom="page">
                  <wp:posOffset>822960</wp:posOffset>
                </wp:positionV>
                <wp:extent cx="2468880" cy="8412480"/>
                <wp:effectExtent l="0" t="0" r="20320" b="20320"/>
                <wp:wrapTight wrapText="bothSides">
                  <wp:wrapPolygon edited="0">
                    <wp:start x="0" y="0"/>
                    <wp:lineTo x="0" y="21587"/>
                    <wp:lineTo x="21556" y="21587"/>
                    <wp:lineTo x="21556" y="0"/>
                    <wp:lineTo x="0" y="0"/>
                  </wp:wrapPolygon>
                </wp:wrapTight>
                <wp:docPr id="22"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8412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txbx>
                        <w:txbxContent>
                          <w:p w14:paraId="5D814289" w14:textId="77777777" w:rsidR="003765F2" w:rsidRDefault="003765F2" w:rsidP="006A3E28">
                            <w:pPr>
                              <w:pStyle w:val="BodyText"/>
                            </w:pPr>
                          </w:p>
                        </w:txbxContent>
                      </wps:txbx>
                      <wps:bodyPr rot="0" vert="horz" wrap="square" lIns="0" tIns="0" rIns="0" bIns="0" anchor="t" anchorCtr="0" upright="1">
                        <a:noAutofit/>
                      </wps:bodyPr>
                    </wps:wsp>
                  </a:graphicData>
                </a:graphic>
              </wp:anchor>
            </w:drawing>
          </mc:Choice>
          <mc:Fallback>
            <w:pict>
              <v:shape id="Text Box 313" o:spid="_x0000_s1077" type="#_x0000_t202" style="position:absolute;margin-left:186.5pt;margin-top:64.8pt;width:194.4pt;height:662.4pt;z-index:2516584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" mv:complextextbox="1" filled="f" stroked="f">
                <v:stroke o:forcedash="t"/>
                <v:textbox inset="0,0,0,0">
                  <w:txbxContent>
                    <w:p w14:paraId="5D814289" w14:textId="77777777" w:rsidR="003765F2" w:rsidRDefault="003765F2" w:rsidP="006A3E28">
                      <w:pPr>
                        <w:pStyle w:val="BodyText"/>
                      </w:pPr>
                    </w:p>
                  </w:txbxContent>
                </v:textbox>
                <w10:wrap type="tight" anchorx="page" anchory="page"/>
              </v:shape>
            </w:pict>
          </mc:Fallback>
        </mc:AlternateContent>
      </w:r>
    </w:p>
    <w:p w14:paraId="7A4E6081" w14:textId="053F03B6" w:rsidR="006A3E28" w:rsidRDefault="004A1A28">
      <w:bookmarkStart w:id="2" w:name="_GoBack"/>
      <w:bookmarkEnd w:id="2"/>
      <w:r>
        <w:rPr>
          <w:noProof/>
        </w:rPr>
        <w:lastRenderedPageBreak/>
        <w:drawing>
          <wp:anchor distT="0" distB="0" distL="114300" distR="114300" simplePos="0" relativeHeight="251659505" behindDoc="0" locked="0" layoutInCell="1" allowOverlap="1" wp14:anchorId="18619DD8" wp14:editId="22DF28E3">
            <wp:simplePos x="0" y="0"/>
            <wp:positionH relativeFrom="page">
              <wp:posOffset>2740025</wp:posOffset>
            </wp:positionH>
            <wp:positionV relativeFrom="page">
              <wp:posOffset>6708775</wp:posOffset>
            </wp:positionV>
            <wp:extent cx="736600" cy="482600"/>
            <wp:effectExtent l="0" t="0" r="0" b="0"/>
            <wp:wrapThrough wrapText="bothSides">
              <wp:wrapPolygon edited="0">
                <wp:start x="745" y="4547"/>
                <wp:lineTo x="745" y="17053"/>
                <wp:lineTo x="19366" y="17053"/>
                <wp:lineTo x="20855" y="13642"/>
                <wp:lineTo x="20855" y="11368"/>
                <wp:lineTo x="17131" y="4547"/>
                <wp:lineTo x="745" y="4547"/>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c54f9c18a9ed0d7c51c8d8ffd382874.png"/>
                    <pic:cNvPicPr/>
                  </pic:nvPicPr>
                  <pic:blipFill rotWithShape="1">
                    <a:blip r:embed="rId19">
                      <a:extLst>
                        <a:ext uri="{28A0092B-C50C-407E-A947-70E740481C1C}">
                          <a14:useLocalDpi xmlns:a14="http://schemas.microsoft.com/office/drawing/2010/main" val="0"/>
                        </a:ext>
                      </a:extLst>
                    </a:blip>
                    <a:srcRect r="65476"/>
                    <a:stretch/>
                  </pic:blipFill>
                  <pic:spPr bwMode="auto">
                    <a:xfrm>
                      <a:off x="0" y="0"/>
                      <a:ext cx="736600" cy="48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61553" behindDoc="0" locked="0" layoutInCell="1" allowOverlap="1" wp14:anchorId="0C8C31FD" wp14:editId="1C37C722">
            <wp:simplePos x="0" y="0"/>
            <wp:positionH relativeFrom="page">
              <wp:posOffset>3476625</wp:posOffset>
            </wp:positionH>
            <wp:positionV relativeFrom="page">
              <wp:posOffset>6713855</wp:posOffset>
            </wp:positionV>
            <wp:extent cx="140335" cy="482600"/>
            <wp:effectExtent l="0" t="0" r="12065" b="0"/>
            <wp:wrapThrough wrapText="bothSides">
              <wp:wrapPolygon edited="0">
                <wp:start x="0" y="4547"/>
                <wp:lineTo x="3910" y="17053"/>
                <wp:lineTo x="19548" y="17053"/>
                <wp:lineTo x="19548" y="4547"/>
                <wp:lineTo x="0" y="4547"/>
              </wp:wrapPolygon>
            </wp:wrapThrough>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66994814fa4454cf253c3cfc915fdd.png"/>
                    <pic:cNvPicPr/>
                  </pic:nvPicPr>
                  <pic:blipFill rotWithShape="1">
                    <a:blip r:embed="rId20">
                      <a:extLst>
                        <a:ext uri="{28A0092B-C50C-407E-A947-70E740481C1C}">
                          <a14:useLocalDpi xmlns:a14="http://schemas.microsoft.com/office/drawing/2010/main" val="0"/>
                        </a:ext>
                      </a:extLst>
                    </a:blip>
                    <a:srcRect l="35728" r="57692"/>
                    <a:stretch/>
                  </pic:blipFill>
                  <pic:spPr bwMode="auto">
                    <a:xfrm>
                      <a:off x="0" y="0"/>
                      <a:ext cx="140335" cy="48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60529" behindDoc="0" locked="0" layoutInCell="1" allowOverlap="1" wp14:anchorId="25C30912" wp14:editId="4C4F608C">
            <wp:simplePos x="0" y="0"/>
            <wp:positionH relativeFrom="page">
              <wp:posOffset>3620135</wp:posOffset>
            </wp:positionH>
            <wp:positionV relativeFrom="page">
              <wp:posOffset>6713855</wp:posOffset>
            </wp:positionV>
            <wp:extent cx="146050" cy="457200"/>
            <wp:effectExtent l="0" t="0" r="6350" b="0"/>
            <wp:wrapThrough wrapText="bothSides">
              <wp:wrapPolygon edited="0">
                <wp:start x="0" y="4800"/>
                <wp:lineTo x="0" y="18000"/>
                <wp:lineTo x="18783" y="18000"/>
                <wp:lineTo x="18783" y="4800"/>
                <wp:lineTo x="0" y="480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c54f9c18a9ed0d7c51c8d8ffd382874.png"/>
                    <pic:cNvPicPr/>
                  </pic:nvPicPr>
                  <pic:blipFill rotWithShape="1">
                    <a:blip r:embed="rId19">
                      <a:extLst>
                        <a:ext uri="{28A0092B-C50C-407E-A947-70E740481C1C}">
                          <a14:useLocalDpi xmlns:a14="http://schemas.microsoft.com/office/drawing/2010/main" val="0"/>
                        </a:ext>
                      </a:extLst>
                    </a:blip>
                    <a:srcRect l="45101" t="1" r="48032" b="5264"/>
                    <a:stretch/>
                  </pic:blipFill>
                  <pic:spPr bwMode="auto">
                    <a:xfrm>
                      <a:off x="0" y="0"/>
                      <a:ext cx="146050"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577" behindDoc="0" locked="0" layoutInCell="1" allowOverlap="1" wp14:anchorId="49DC328A" wp14:editId="6A33479E">
            <wp:simplePos x="0" y="0"/>
            <wp:positionH relativeFrom="page">
              <wp:posOffset>3759835</wp:posOffset>
            </wp:positionH>
            <wp:positionV relativeFrom="page">
              <wp:posOffset>6714490</wp:posOffset>
            </wp:positionV>
            <wp:extent cx="158115" cy="482600"/>
            <wp:effectExtent l="0" t="0" r="0" b="0"/>
            <wp:wrapThrough wrapText="bothSides">
              <wp:wrapPolygon edited="0">
                <wp:start x="0" y="4547"/>
                <wp:lineTo x="0" y="17053"/>
                <wp:lineTo x="17349" y="17053"/>
                <wp:lineTo x="17349" y="4547"/>
                <wp:lineTo x="0" y="4547"/>
              </wp:wrapPolygon>
            </wp:wrapThrough>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9ffd682a8affa47516e151390c1038.png"/>
                    <pic:cNvPicPr/>
                  </pic:nvPicPr>
                  <pic:blipFill rotWithShape="1">
                    <a:blip r:embed="rId21">
                      <a:extLst>
                        <a:ext uri="{28A0092B-C50C-407E-A947-70E740481C1C}">
                          <a14:useLocalDpi xmlns:a14="http://schemas.microsoft.com/office/drawing/2010/main" val="0"/>
                        </a:ext>
                      </a:extLst>
                    </a:blip>
                    <a:srcRect l="43960" r="48626"/>
                    <a:stretch/>
                  </pic:blipFill>
                  <pic:spPr bwMode="auto">
                    <a:xfrm>
                      <a:off x="0" y="0"/>
                      <a:ext cx="158115" cy="48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63601" behindDoc="0" locked="0" layoutInCell="1" allowOverlap="1" wp14:anchorId="141A0EFF" wp14:editId="22993281">
            <wp:simplePos x="0" y="0"/>
            <wp:positionH relativeFrom="page">
              <wp:posOffset>3900805</wp:posOffset>
            </wp:positionH>
            <wp:positionV relativeFrom="page">
              <wp:posOffset>6720205</wp:posOffset>
            </wp:positionV>
            <wp:extent cx="175895" cy="482600"/>
            <wp:effectExtent l="0" t="0" r="1905" b="0"/>
            <wp:wrapThrough wrapText="bothSides">
              <wp:wrapPolygon edited="0">
                <wp:start x="0" y="4547"/>
                <wp:lineTo x="0" y="17053"/>
                <wp:lineTo x="18715" y="17053"/>
                <wp:lineTo x="18715" y="4547"/>
                <wp:lineTo x="0" y="4547"/>
              </wp:wrapPolygon>
            </wp:wrapThrough>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d8dd9d1ecddcd4f6756f13f940701d.png"/>
                    <pic:cNvPicPr/>
                  </pic:nvPicPr>
                  <pic:blipFill rotWithShape="1">
                    <a:blip r:embed="rId22">
                      <a:extLst>
                        <a:ext uri="{28A0092B-C50C-407E-A947-70E740481C1C}">
                          <a14:useLocalDpi xmlns:a14="http://schemas.microsoft.com/office/drawing/2010/main" val="0"/>
                        </a:ext>
                      </a:extLst>
                    </a:blip>
                    <a:srcRect l="58791" r="32952"/>
                    <a:stretch/>
                  </pic:blipFill>
                  <pic:spPr bwMode="auto">
                    <a:xfrm>
                      <a:off x="0" y="0"/>
                      <a:ext cx="175895" cy="48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64625" behindDoc="0" locked="0" layoutInCell="1" allowOverlap="1" wp14:anchorId="2555781E" wp14:editId="719CACAC">
            <wp:simplePos x="0" y="0"/>
            <wp:positionH relativeFrom="page">
              <wp:posOffset>4076700</wp:posOffset>
            </wp:positionH>
            <wp:positionV relativeFrom="page">
              <wp:posOffset>6720205</wp:posOffset>
            </wp:positionV>
            <wp:extent cx="322580" cy="482600"/>
            <wp:effectExtent l="0" t="0" r="7620" b="0"/>
            <wp:wrapThrough wrapText="bothSides">
              <wp:wrapPolygon edited="0">
                <wp:start x="0" y="4547"/>
                <wp:lineTo x="0" y="17053"/>
                <wp:lineTo x="20409" y="17053"/>
                <wp:lineTo x="20409" y="4547"/>
                <wp:lineTo x="0" y="4547"/>
              </wp:wrapPolygon>
            </wp:wrapThrough>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9ab2c7c0da896f8b9dbe4e89702728.png"/>
                    <pic:cNvPicPr/>
                  </pic:nvPicPr>
                  <pic:blipFill rotWithShape="1">
                    <a:blip r:embed="rId23">
                      <a:extLst>
                        <a:ext uri="{28A0092B-C50C-407E-A947-70E740481C1C}">
                          <a14:useLocalDpi xmlns:a14="http://schemas.microsoft.com/office/drawing/2010/main" val="0"/>
                        </a:ext>
                      </a:extLst>
                    </a:blip>
                    <a:srcRect l="66209" r="18658"/>
                    <a:stretch/>
                  </pic:blipFill>
                  <pic:spPr bwMode="auto">
                    <a:xfrm>
                      <a:off x="0" y="0"/>
                      <a:ext cx="322580" cy="48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65649" behindDoc="0" locked="0" layoutInCell="1" allowOverlap="1" wp14:anchorId="68733D7A" wp14:editId="7E35D0EA">
            <wp:simplePos x="0" y="0"/>
            <wp:positionH relativeFrom="page">
              <wp:posOffset>4398010</wp:posOffset>
            </wp:positionH>
            <wp:positionV relativeFrom="page">
              <wp:posOffset>6720205</wp:posOffset>
            </wp:positionV>
            <wp:extent cx="186690" cy="482600"/>
            <wp:effectExtent l="0" t="0" r="0" b="0"/>
            <wp:wrapThrough wrapText="bothSides">
              <wp:wrapPolygon edited="0">
                <wp:start x="0" y="4547"/>
                <wp:lineTo x="0" y="17053"/>
                <wp:lineTo x="17633" y="17053"/>
                <wp:lineTo x="17633" y="4547"/>
                <wp:lineTo x="0" y="4547"/>
              </wp:wrapPolygon>
            </wp:wrapThrough>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9ffd682a8affa47516e151390c1038.png"/>
                    <pic:cNvPicPr/>
                  </pic:nvPicPr>
                  <pic:blipFill rotWithShape="1">
                    <a:blip r:embed="rId21">
                      <a:extLst>
                        <a:ext uri="{28A0092B-C50C-407E-A947-70E740481C1C}">
                          <a14:useLocalDpi xmlns:a14="http://schemas.microsoft.com/office/drawing/2010/main" val="0"/>
                        </a:ext>
                      </a:extLst>
                    </a:blip>
                    <a:srcRect l="20898" r="70330"/>
                    <a:stretch/>
                  </pic:blipFill>
                  <pic:spPr bwMode="auto">
                    <a:xfrm>
                      <a:off x="0" y="0"/>
                      <a:ext cx="186690" cy="48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66673" behindDoc="0" locked="0" layoutInCell="1" allowOverlap="1" wp14:anchorId="0D7C4643" wp14:editId="65014EB8">
            <wp:simplePos x="0" y="0"/>
            <wp:positionH relativeFrom="page">
              <wp:posOffset>4569460</wp:posOffset>
            </wp:positionH>
            <wp:positionV relativeFrom="page">
              <wp:posOffset>6720205</wp:posOffset>
            </wp:positionV>
            <wp:extent cx="157480" cy="482600"/>
            <wp:effectExtent l="0" t="0" r="0" b="0"/>
            <wp:wrapThrough wrapText="bothSides">
              <wp:wrapPolygon edited="0">
                <wp:start x="0" y="4547"/>
                <wp:lineTo x="0" y="17053"/>
                <wp:lineTo x="17419" y="17053"/>
                <wp:lineTo x="17419" y="4547"/>
                <wp:lineTo x="0" y="4547"/>
              </wp:wrapPolygon>
            </wp:wrapThrough>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9ab2c7c0da896f8b9dbe4e89702728.png"/>
                    <pic:cNvPicPr/>
                  </pic:nvPicPr>
                  <pic:blipFill rotWithShape="1">
                    <a:blip r:embed="rId23">
                      <a:extLst>
                        <a:ext uri="{28A0092B-C50C-407E-A947-70E740481C1C}">
                          <a14:useLocalDpi xmlns:a14="http://schemas.microsoft.com/office/drawing/2010/main" val="0"/>
                        </a:ext>
                      </a:extLst>
                    </a:blip>
                    <a:srcRect l="81333" r="11264"/>
                    <a:stretch/>
                  </pic:blipFill>
                  <pic:spPr bwMode="auto">
                    <a:xfrm>
                      <a:off x="0" y="0"/>
                      <a:ext cx="157480" cy="48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C4F19">
        <w:rPr>
          <w:noProof/>
        </w:rPr>
        <w:drawing>
          <wp:anchor distT="0" distB="0" distL="118745" distR="118745" simplePos="0" relativeHeight="251658479" behindDoc="0" locked="0" layoutInCell="1" allowOverlap="1" wp14:anchorId="20823B60" wp14:editId="4BBB2E83">
            <wp:simplePos x="0" y="0"/>
            <wp:positionH relativeFrom="page">
              <wp:posOffset>5751830</wp:posOffset>
            </wp:positionH>
            <wp:positionV relativeFrom="page">
              <wp:posOffset>826770</wp:posOffset>
            </wp:positionV>
            <wp:extent cx="1651000" cy="1651000"/>
            <wp:effectExtent l="25400" t="0" r="0" b="0"/>
            <wp:wrapTight wrapText="bothSides">
              <wp:wrapPolygon edited="0">
                <wp:start x="-332" y="0"/>
                <wp:lineTo x="-332" y="21268"/>
                <wp:lineTo x="21600" y="21268"/>
                <wp:lineTo x="21600" y="0"/>
                <wp:lineTo x="-332" y="0"/>
              </wp:wrapPolygon>
            </wp:wrapTight>
            <wp:docPr id="408" name="Placeholder" descr=":advantage brochure images:42-16044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advantage brochure images:42-16044085.jpg"/>
                    <pic:cNvPicPr>
                      <a:picLocks noChangeAspect="1" noChangeArrowheads="1"/>
                    </pic:cNvPicPr>
                  </pic:nvPicPr>
                  <pic:blipFill>
                    <a:blip r:embed="rId24"/>
                    <a:srcRect l="14815" t="14815" r="12962" b="12962"/>
                    <a:stretch>
                      <a:fillRect/>
                    </a:stretch>
                  </pic:blipFill>
                  <pic:spPr bwMode="auto">
                    <a:xfrm>
                      <a:off x="0" y="0"/>
                      <a:ext cx="1651000" cy="1651000"/>
                    </a:xfrm>
                    <a:prstGeom prst="rect">
                      <a:avLst/>
                    </a:prstGeom>
                    <a:noFill/>
                    <a:ln w="9525">
                      <a:noFill/>
                      <a:miter lim="800000"/>
                      <a:headEnd/>
                      <a:tailEnd/>
                    </a:ln>
                  </pic:spPr>
                </pic:pic>
              </a:graphicData>
            </a:graphic>
          </wp:anchor>
        </w:drawing>
      </w:r>
      <w:r w:rsidR="00FC4F19">
        <w:rPr>
          <w:noProof/>
        </w:rPr>
        <w:drawing>
          <wp:anchor distT="0" distB="0" distL="118745" distR="118745" simplePos="0" relativeHeight="251658477" behindDoc="0" locked="0" layoutInCell="1" allowOverlap="1" wp14:anchorId="2C4F04FC" wp14:editId="6E7F143B">
            <wp:simplePos x="0" y="0"/>
            <wp:positionH relativeFrom="page">
              <wp:posOffset>3957320</wp:posOffset>
            </wp:positionH>
            <wp:positionV relativeFrom="page">
              <wp:posOffset>2614930</wp:posOffset>
            </wp:positionV>
            <wp:extent cx="1651000" cy="1651000"/>
            <wp:effectExtent l="25400" t="0" r="0" b="0"/>
            <wp:wrapTight wrapText="bothSides">
              <wp:wrapPolygon edited="0">
                <wp:start x="-332" y="0"/>
                <wp:lineTo x="-332" y="21268"/>
                <wp:lineTo x="21600" y="21268"/>
                <wp:lineTo x="21600" y="0"/>
                <wp:lineTo x="-332" y="0"/>
              </wp:wrapPolygon>
            </wp:wrapTight>
            <wp:docPr id="406" name="Placeholder" descr=":advantage brochure images:IS211-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advantage brochure images:IS211-065.jpg"/>
                    <pic:cNvPicPr>
                      <a:picLocks noChangeAspect="1" noChangeArrowheads="1"/>
                    </pic:cNvPicPr>
                  </pic:nvPicPr>
                  <pic:blipFill>
                    <a:blip r:embed="rId25"/>
                    <a:srcRect l="16898" r="20139" b="4561"/>
                    <a:stretch>
                      <a:fillRect/>
                    </a:stretch>
                  </pic:blipFill>
                  <pic:spPr bwMode="auto">
                    <a:xfrm>
                      <a:off x="0" y="0"/>
                      <a:ext cx="1651000" cy="1651000"/>
                    </a:xfrm>
                    <a:prstGeom prst="rect">
                      <a:avLst/>
                    </a:prstGeom>
                    <a:noFill/>
                    <a:ln w="9525">
                      <a:noFill/>
                      <a:miter lim="800000"/>
                      <a:headEnd/>
                      <a:tailEnd/>
                    </a:ln>
                  </pic:spPr>
                </pic:pic>
              </a:graphicData>
            </a:graphic>
          </wp:anchor>
        </w:drawing>
      </w:r>
      <w:r w:rsidR="00761BC6">
        <w:rPr>
          <w:noProof/>
        </w:rPr>
        <mc:AlternateContent>
          <mc:Choice Requires="wps">
            <w:drawing>
              <wp:anchor distT="0" distB="0" distL="114300" distR="114300" simplePos="0" relativeHeight="251658460" behindDoc="0" locked="0" layoutInCell="1" allowOverlap="1" wp14:anchorId="1C380FBA" wp14:editId="2DC00273">
                <wp:simplePos x="0" y="0"/>
                <wp:positionH relativeFrom="page">
                  <wp:posOffset>4097020</wp:posOffset>
                </wp:positionH>
                <wp:positionV relativeFrom="page">
                  <wp:posOffset>993140</wp:posOffset>
                </wp:positionV>
                <wp:extent cx="1371600" cy="1267460"/>
                <wp:effectExtent l="0" t="2540" r="5080" b="0"/>
                <wp:wrapTight wrapText="bothSides">
                  <wp:wrapPolygon edited="0">
                    <wp:start x="0" y="0"/>
                    <wp:lineTo x="21600" y="0"/>
                    <wp:lineTo x="21600" y="21600"/>
                    <wp:lineTo x="0" y="21600"/>
                    <wp:lineTo x="0" y="0"/>
                  </wp:wrapPolygon>
                </wp:wrapTight>
                <wp:docPr id="20"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267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txbx>
                        <w:txbxContent>
                          <w:p w14:paraId="05C968D5" w14:textId="77777777" w:rsidR="003765F2" w:rsidRPr="00564876" w:rsidRDefault="003765F2" w:rsidP="006A3E28">
                            <w:pPr>
                              <w:pStyle w:val="BodyText2"/>
                            </w:pPr>
                            <w:r w:rsidRPr="00E26019">
                              <w:t>Mauris nunc neque, faucibus vitae, eleifend sit amet, pretium rhoncus, ante.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2" o:spid="_x0000_s1078" type="#_x0000_t202" style="position:absolute;margin-left:322.6pt;margin-top:78.2pt;width:108pt;height:99.8pt;z-index:2516584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" mv:complextextbox="1" filled="f" stroked="f">
                <v:stroke o:forcedash="t"/>
                <v:textbox inset="0,0,0,0">
                  <w:txbxContent>
                    <w:p w14:paraId="05C968D5" w14:textId="77777777" w:rsidR="003765F2" w:rsidRPr="00564876" w:rsidRDefault="003765F2" w:rsidP="006A3E28">
                      <w:pPr>
                        <w:pStyle w:val="BodyText2"/>
                      </w:pPr>
                      <w:r w:rsidRPr="00E26019">
                        <w:t>Mauris nunc neque, faucibus vitae, eleifend sit amet, pretium rhoncus, ante.</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8468" behindDoc="0" locked="0" layoutInCell="1" allowOverlap="1" wp14:anchorId="3A2AD23D" wp14:editId="17D04D8C">
                <wp:simplePos x="0" y="0"/>
                <wp:positionH relativeFrom="page">
                  <wp:posOffset>3200400</wp:posOffset>
                </wp:positionH>
                <wp:positionV relativeFrom="page">
                  <wp:posOffset>6423025</wp:posOffset>
                </wp:positionV>
                <wp:extent cx="3657600" cy="274320"/>
                <wp:effectExtent l="0" t="0" r="0" b="0"/>
                <wp:wrapTight wrapText="bothSides">
                  <wp:wrapPolygon edited="0">
                    <wp:start x="0" y="0"/>
                    <wp:lineTo x="21600" y="0"/>
                    <wp:lineTo x="21600" y="21600"/>
                    <wp:lineTo x="0" y="21600"/>
                    <wp:lineTo x="0" y="0"/>
                  </wp:wrapPolygon>
                </wp:wrapTight>
                <wp:docPr id="19"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6F03CE41" w14:textId="77777777" w:rsidR="003765F2" w:rsidRPr="00CA47DA" w:rsidRDefault="003765F2" w:rsidP="006A3E28">
                            <w:pPr>
                              <w:pStyle w:val="Recipient"/>
                            </w:pPr>
                            <w:r>
                              <w:t>[Recipient]</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5" o:spid="_x0000_s1079" type="#_x0000_t202" style="position:absolute;margin-left:252pt;margin-top:505.75pt;width:4in;height:21.6pt;z-index:2516584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" filled="f" stroked="f">
                <v:stroke o:forcedash="t"/>
                <v:textbox inset=",0,,0">
                  <w:txbxContent>
                    <w:p w14:paraId="6F03CE41" w14:textId="77777777" w:rsidR="003765F2" w:rsidRPr="00CA47DA" w:rsidRDefault="003765F2" w:rsidP="006A3E28">
                      <w:pPr>
                        <w:pStyle w:val="Recipient"/>
                      </w:pPr>
                      <w:r>
                        <w:t>[Recipient]</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8465" behindDoc="0" locked="0" layoutInCell="1" allowOverlap="1" wp14:anchorId="2D3BB01A" wp14:editId="65DFB0C8">
                <wp:simplePos x="0" y="0"/>
                <wp:positionH relativeFrom="page">
                  <wp:posOffset>365760</wp:posOffset>
                </wp:positionH>
                <wp:positionV relativeFrom="page">
                  <wp:posOffset>861060</wp:posOffset>
                </wp:positionV>
                <wp:extent cx="3447415" cy="3355975"/>
                <wp:effectExtent l="0" t="0" r="0" b="0"/>
                <wp:wrapTight wrapText="bothSides">
                  <wp:wrapPolygon edited="0">
                    <wp:start x="0" y="0"/>
                    <wp:lineTo x="21600" y="0"/>
                    <wp:lineTo x="21600" y="21600"/>
                    <wp:lineTo x="0" y="21600"/>
                    <wp:lineTo x="0" y="0"/>
                  </wp:wrapPolygon>
                </wp:wrapTight>
                <wp:docPr id="15"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7415" cy="3355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txbx>
                        <w:txbxContent>
                          <w:p w14:paraId="7AC98A8A" w14:textId="77777777" w:rsidR="003765F2" w:rsidRDefault="003765F2" w:rsidP="006A3E28">
                            <w:pPr>
                              <w:pStyle w:val="Heading4"/>
                            </w:pPr>
                            <w:r>
                              <w:t xml:space="preserve">Etiam vulputate rutrum turpis. In ac est nec lacus dapibus placerat. </w:t>
                            </w:r>
                          </w:p>
                          <w:p w14:paraId="20D4BDFB" w14:textId="77777777" w:rsidR="003765F2" w:rsidRDefault="003765F2" w:rsidP="006A3E28">
                            <w:pPr>
                              <w:pStyle w:val="BodyText"/>
                            </w:pPr>
                            <w:r>
                              <w:t xml:space="preserve">Morbi ut risus. Curabitur auctor sem lacinia ante. Ut at diam. Donec nonummy posuere ante. Nulla adipiscing quam non odio. Vestibulum pede ipsum, bibendum id, commodo eu, dapibus sed, nisl. </w:t>
                            </w:r>
                          </w:p>
                          <w:p w14:paraId="1C891263" w14:textId="77777777" w:rsidR="003765F2" w:rsidRDefault="003765F2" w:rsidP="006A3E28">
                            <w:pPr>
                              <w:pStyle w:val="BodyText"/>
                            </w:pPr>
                            <w:r>
                              <w:t>Fusce feugiat lorem nec metus. Fusce blandit justo sed sapien. Aliquam eleifend tristique justo. Morbi neque. Vivamus a elit non ligula porta tempus. Aliquam nonummy sollicitudin massa. Morbi sit amet mi. Cras pulvinar enim non nibh. Cum sociis natoque penatibus et magnis dis parturient montes, nascetur ridiculus mus. Aenean libero. Fusce lacinia hendrerit libero. Sed rhoncus.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2" o:spid="_x0000_s1080" type="#_x0000_t202" style="position:absolute;margin-left:28.8pt;margin-top:67.8pt;width:271.45pt;height:264.25pt;z-index:25165846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" mv:complextextbox="1" filled="f" stroked="f">
                <v:stroke o:forcedash="t"/>
                <v:textbox inset="0,0,0,0">
                  <w:txbxContent>
                    <w:p w14:paraId="7AC98A8A" w14:textId="77777777" w:rsidR="003765F2" w:rsidRDefault="003765F2" w:rsidP="006A3E28">
                      <w:pPr>
                        <w:pStyle w:val="Heading4"/>
                      </w:pPr>
                      <w:r>
                        <w:t xml:space="preserve">Etiam vulputate rutrum turpis. In ac est nec lacus dapibus placerat. </w:t>
                      </w:r>
                    </w:p>
                    <w:p w14:paraId="20D4BDFB" w14:textId="77777777" w:rsidR="003765F2" w:rsidRDefault="003765F2" w:rsidP="006A3E28">
                      <w:pPr>
                        <w:pStyle w:val="BodyText"/>
                      </w:pPr>
                      <w:r>
                        <w:t xml:space="preserve">Morbi ut risus. Curabitur auctor sem lacinia ante. Ut at diam. Donec nonummy posuere ante. Nulla adipiscing quam non odio. Vestibulum pede ipsum, bibendum id, commodo eu, dapibus sed, nisl. </w:t>
                      </w:r>
                    </w:p>
                    <w:p w14:paraId="1C891263" w14:textId="77777777" w:rsidR="003765F2" w:rsidRDefault="003765F2" w:rsidP="006A3E28">
                      <w:pPr>
                        <w:pStyle w:val="BodyText"/>
                      </w:pPr>
                      <w:r>
                        <w:t>Fusce feugiat lorem nec metus. Fusce blandit justo sed sapien. Aliquam eleifend tristique justo. Morbi neque. Vivamus a elit non ligula porta tempus. Aliquam nonummy sollicitudin massa. Morbi sit amet mi. Cras pulvinar enim non nibh. Cum sociis natoque penatibus et magnis dis parturient montes, nascetur ridiculus mus. Aenean libero. Fusce lacinia hendrerit libero. Sed rhoncus.</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8464" behindDoc="0" locked="0" layoutInCell="1" allowOverlap="1" wp14:anchorId="518DD29B" wp14:editId="48D55801">
                <wp:simplePos x="0" y="0"/>
                <wp:positionH relativeFrom="page">
                  <wp:posOffset>365760</wp:posOffset>
                </wp:positionH>
                <wp:positionV relativeFrom="page">
                  <wp:posOffset>4407535</wp:posOffset>
                </wp:positionV>
                <wp:extent cx="7040880" cy="0"/>
                <wp:effectExtent l="10160" t="13335" r="22860" b="24765"/>
                <wp:wrapNone/>
                <wp:docPr id="14"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0880" cy="0"/>
                        </a:xfrm>
                        <a:prstGeom prst="line">
                          <a:avLst/>
                        </a:prstGeom>
                        <a:noFill/>
                        <a:ln w="12700">
                          <a:solidFill>
                            <a:schemeClr val="bg1">
                              <a:lumMod val="6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41" o:spid="_x0000_s1026" style="position:absolute;z-index:25165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8pt,347.05pt" to="583.2pt,34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" strokecolor="#a5a5a5 [2092]" strokeweight="1pt">
                <v:shadow opacity="22938f" mv:blur="38100f" offset="0,2pt"/>
                <w10:wrap anchorx="page" anchory="page"/>
              </v:line>
            </w:pict>
          </mc:Fallback>
        </mc:AlternateContent>
      </w:r>
      <w:r w:rsidR="00FC4F19">
        <w:rPr>
          <w:noProof/>
        </w:rPr>
        <w:drawing>
          <wp:anchor distT="0" distB="0" distL="118745" distR="118745" simplePos="0" relativeHeight="251658478" behindDoc="0" locked="0" layoutInCell="1" allowOverlap="1" wp14:anchorId="3B9DF415" wp14:editId="35A99BAD">
            <wp:simplePos x="5486400" y="8229600"/>
            <wp:positionH relativeFrom="page">
              <wp:posOffset>5751830</wp:posOffset>
            </wp:positionH>
            <wp:positionV relativeFrom="page">
              <wp:posOffset>2614930</wp:posOffset>
            </wp:positionV>
            <wp:extent cx="1651000" cy="1651000"/>
            <wp:effectExtent l="25400" t="0" r="0" b="0"/>
            <wp:wrapTight wrapText="bothSides">
              <wp:wrapPolygon edited="0">
                <wp:start x="-332" y="0"/>
                <wp:lineTo x="-332" y="21268"/>
                <wp:lineTo x="21600" y="21268"/>
                <wp:lineTo x="21600" y="0"/>
                <wp:lineTo x="-332" y="0"/>
              </wp:wrapPolygon>
            </wp:wrapTight>
            <wp:docPr id="338" name="Placeholder" descr=":advantage brochure images:MAN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advantage brochure images:MAN079.jpg"/>
                    <pic:cNvPicPr>
                      <a:picLocks noChangeAspect="1" noChangeArrowheads="1"/>
                    </pic:cNvPicPr>
                  </pic:nvPicPr>
                  <pic:blipFill>
                    <a:blip r:embed="rId26"/>
                    <a:srcRect l="32870" t="38641" r="6482"/>
                    <a:stretch>
                      <a:fillRect/>
                    </a:stretch>
                  </pic:blipFill>
                  <pic:spPr bwMode="auto">
                    <a:xfrm>
                      <a:off x="0" y="0"/>
                      <a:ext cx="1651000" cy="1651000"/>
                    </a:xfrm>
                    <a:prstGeom prst="rect">
                      <a:avLst/>
                    </a:prstGeom>
                    <a:noFill/>
                    <a:ln w="9525">
                      <a:noFill/>
                      <a:miter lim="800000"/>
                      <a:headEnd/>
                      <a:tailEnd/>
                    </a:ln>
                  </pic:spPr>
                </pic:pic>
              </a:graphicData>
            </a:graphic>
          </wp:anchor>
        </w:drawing>
      </w:r>
      <w:r w:rsidR="00761BC6">
        <w:rPr>
          <w:noProof/>
        </w:rPr>
        <mc:AlternateContent>
          <mc:Choice Requires="wps">
            <w:drawing>
              <wp:anchor distT="0" distB="0" distL="114300" distR="114300" simplePos="0" relativeHeight="251658456" behindDoc="0" locked="0" layoutInCell="1" allowOverlap="1" wp14:anchorId="46C611B7" wp14:editId="37A27977">
                <wp:simplePos x="0" y="0"/>
                <wp:positionH relativeFrom="page">
                  <wp:posOffset>3955415</wp:posOffset>
                </wp:positionH>
                <wp:positionV relativeFrom="page">
                  <wp:posOffset>822960</wp:posOffset>
                </wp:positionV>
                <wp:extent cx="1654810" cy="1654810"/>
                <wp:effectExtent l="5715" t="0" r="3175" b="0"/>
                <wp:wrapNone/>
                <wp:docPr id="13"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4810" cy="165481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7" o:spid="_x0000_s1026" style="position:absolute;margin-left:311.45pt;margin-top:64.8pt;width:130.3pt;height:130.3pt;z-index:251658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" fillcolor="#636 [3204]" stroked="f" strokecolor="#4a7ebb" strokeweight="1.5pt">
                <v:shadow opacity="22938f" mv:blur="38100f" offset="0,2pt"/>
                <v:textbox inset=",7.2pt,,7.2pt"/>
                <w10:wrap anchorx="page" anchory="page"/>
              </v:rect>
            </w:pict>
          </mc:Fallback>
        </mc:AlternateContent>
      </w:r>
      <w:r w:rsidR="00761BC6">
        <w:rPr>
          <w:noProof/>
        </w:rPr>
        <mc:AlternateContent>
          <mc:Choice Requires="wps">
            <w:drawing>
              <wp:anchor distT="0" distB="0" distL="114300" distR="114300" simplePos="0" relativeHeight="251657380" behindDoc="0" locked="0" layoutInCell="1" allowOverlap="1" wp14:anchorId="6F1A97DB" wp14:editId="6A408D4A">
                <wp:simplePos x="0" y="0"/>
                <wp:positionH relativeFrom="page">
                  <wp:posOffset>4044950</wp:posOffset>
                </wp:positionH>
                <wp:positionV relativeFrom="page">
                  <wp:posOffset>457200</wp:posOffset>
                </wp:positionV>
                <wp:extent cx="3368040" cy="228600"/>
                <wp:effectExtent l="0" t="0" r="3810" b="0"/>
                <wp:wrapTight wrapText="bothSides">
                  <wp:wrapPolygon edited="0">
                    <wp:start x="0" y="0"/>
                    <wp:lineTo x="21600" y="0"/>
                    <wp:lineTo x="21600" y="21600"/>
                    <wp:lineTo x="0" y="21600"/>
                    <wp:lineTo x="0" y="0"/>
                  </wp:wrapPolygon>
                </wp:wrapTight>
                <wp:docPr id="12"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0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168DD77D" w14:textId="77777777" w:rsidR="003765F2" w:rsidRDefault="003765F2" w:rsidP="006A3E28">
                            <w:pPr>
                              <w:pStyle w:val="Header-Right"/>
                            </w:pPr>
                            <w:r>
                              <w:t>Issue | Date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9" o:spid="_x0000_s1081" type="#_x0000_t202" style="position:absolute;margin-left:318.5pt;margin-top:36pt;width:265.2pt;height:18pt;z-index:2516573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" filled="f" stroked="f">
                <v:stroke o:forcedash="t"/>
                <v:textbox inset="0,0,0,0">
                  <w:txbxContent>
                    <w:p w14:paraId="168DD77D" w14:textId="77777777" w:rsidR="003765F2" w:rsidRDefault="003765F2" w:rsidP="006A3E28">
                      <w:pPr>
                        <w:pStyle w:val="Header-Right"/>
                      </w:pPr>
                      <w:r>
                        <w:t>Issue | Date</w:t>
                      </w:r>
                    </w:p>
                  </w:txbxContent>
                </v:textbox>
                <w10:wrap type="tight" anchorx="page" anchory="page"/>
              </v:shape>
            </w:pict>
          </mc:Fallback>
        </mc:AlternateContent>
      </w:r>
      <w:r w:rsidR="00761BC6">
        <w:rPr>
          <w:noProof/>
        </w:rPr>
        <mc:AlternateContent>
          <mc:Choice Requires="wps">
            <w:drawing>
              <wp:anchor distT="0" distB="0" distL="114300" distR="114300" simplePos="0" relativeHeight="251657379" behindDoc="0" locked="0" layoutInCell="1" allowOverlap="1" wp14:anchorId="49793CE7" wp14:editId="4B224EC5">
                <wp:simplePos x="0" y="0"/>
                <wp:positionH relativeFrom="page">
                  <wp:posOffset>365760</wp:posOffset>
                </wp:positionH>
                <wp:positionV relativeFrom="page">
                  <wp:posOffset>457200</wp:posOffset>
                </wp:positionV>
                <wp:extent cx="3368040" cy="228600"/>
                <wp:effectExtent l="0" t="0" r="0" b="0"/>
                <wp:wrapTight wrapText="bothSides">
                  <wp:wrapPolygon edited="0">
                    <wp:start x="0" y="0"/>
                    <wp:lineTo x="21600" y="0"/>
                    <wp:lineTo x="21600" y="21600"/>
                    <wp:lineTo x="0" y="21600"/>
                    <wp:lineTo x="0" y="0"/>
                  </wp:wrapPolygon>
                </wp:wrapTight>
                <wp:docPr id="11"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0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7590C070" w14:textId="77777777" w:rsidR="003765F2" w:rsidRDefault="003765F2" w:rsidP="006A3E28">
                            <w:pPr>
                              <w:pStyle w:val="Header"/>
                            </w:pPr>
                            <w:r>
                              <w:t>Lorem Ipsum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8" o:spid="_x0000_s1082" type="#_x0000_t202" style="position:absolute;margin-left:28.8pt;margin-top:36pt;width:265.2pt;height:18pt;z-index:25165737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" filled="f" stroked="f">
                <v:stroke o:forcedash="t"/>
                <v:textbox inset="0,0,0,0">
                  <w:txbxContent>
                    <w:p w14:paraId="7590C070" w14:textId="77777777" w:rsidR="003765F2" w:rsidRDefault="003765F2" w:rsidP="006A3E28">
                      <w:pPr>
                        <w:pStyle w:val="Header"/>
                      </w:pPr>
                      <w:r>
                        <w:t>Lorem Ipsum</w:t>
                      </w:r>
                    </w:p>
                  </w:txbxContent>
                </v:textbox>
                <w10:wrap type="tight" anchorx="page" anchory="page"/>
              </v:shape>
            </w:pict>
          </mc:Fallback>
        </mc:AlternateContent>
      </w:r>
      <w:bookmarkStart w:id="3" w:name="_LastPageContents"/>
      <w:r w:rsidR="00FC4F19">
        <w:t xml:space="preserve"> </w:t>
      </w:r>
      <w:bookmarkEnd w:id="3"/>
    </w:p>
    <w:sectPr w:rsidR="006A3E28" w:rsidSect="006A3E28">
      <w:pgSz w:w="12240" w:h="15840"/>
      <w:pgMar w:top="1080" w:right="576" w:bottom="1080" w:left="576"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759669" w14:textId="77777777" w:rsidR="000300D5" w:rsidRDefault="000300D5">
      <w:pPr>
        <w:spacing w:after="0"/>
      </w:pPr>
      <w:r>
        <w:separator/>
      </w:r>
    </w:p>
  </w:endnote>
  <w:endnote w:type="continuationSeparator" w:id="0">
    <w:p w14:paraId="5442A491" w14:textId="77777777" w:rsidR="000300D5" w:rsidRDefault="000300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585606" w14:textId="77777777" w:rsidR="003765F2" w:rsidRDefault="003765F2">
    <w:pPr>
      <w:pStyle w:val="Footer"/>
    </w:pPr>
    <w:r>
      <w:rPr>
        <w:noProof/>
      </w:rPr>
      <mc:AlternateContent>
        <mc:Choice Requires="wps">
          <w:drawing>
            <wp:anchor distT="0" distB="0" distL="114300" distR="114300" simplePos="0" relativeHeight="251658240" behindDoc="0" locked="0" layoutInCell="1" allowOverlap="1" wp14:anchorId="4BCF2B34" wp14:editId="65B952CA">
              <wp:simplePos x="0" y="0"/>
              <wp:positionH relativeFrom="page">
                <wp:posOffset>6781800</wp:posOffset>
              </wp:positionH>
              <wp:positionV relativeFrom="page">
                <wp:posOffset>9464040</wp:posOffset>
              </wp:positionV>
              <wp:extent cx="609600" cy="241300"/>
              <wp:effectExtent l="0" t="254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33679" w14:textId="77777777" w:rsidR="003765F2" w:rsidRPr="00F31951" w:rsidRDefault="003765F2" w:rsidP="006A3E28">
                          <w:pPr>
                            <w:pStyle w:val="Footer-Right"/>
                          </w:pPr>
                          <w:r>
                            <w:fldChar w:fldCharType="begin"/>
                          </w:r>
                          <w:r>
                            <w:instrText xml:space="preserve"> PAGE  \* MERGEFORMAT </w:instrText>
                          </w:r>
                          <w:r>
                            <w:fldChar w:fldCharType="separate"/>
                          </w:r>
                          <w:r w:rsidR="000300D5">
                            <w:rPr>
                              <w:noProof/>
                            </w:rPr>
                            <w:t>5</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85" type="#_x0000_t202" style="position:absolute;margin-left:534pt;margin-top:745.2pt;width:48pt;height:1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" filled="f" stroked="f">
              <v:textbox style="mso-next-textbox:#Text Box 262" inset="0,0,0,0">
                <w:txbxContent>
                  <w:p w14:paraId="5D533679" w14:textId="77777777" w:rsidR="003765F2" w:rsidRPr="00F31951" w:rsidRDefault="003765F2" w:rsidP="006A3E28">
                    <w:pPr>
                      <w:pStyle w:val="Footer-Right"/>
                    </w:pPr>
                    <w:r>
                      <w:fldChar w:fldCharType="begin"/>
                    </w:r>
                    <w:r>
                      <w:instrText xml:space="preserve"> PAGE  \* MERGEFORMAT </w:instrText>
                    </w:r>
                    <w:r>
                      <w:fldChar w:fldCharType="separate"/>
                    </w:r>
                    <w:r w:rsidR="000300D5">
                      <w:rPr>
                        <w:noProof/>
                      </w:rPr>
                      <w:t>5</w:t>
                    </w:r>
                    <w:r>
                      <w:rPr>
                        <w:noProof/>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58248" behindDoc="0" locked="0" layoutInCell="1" allowOverlap="1" wp14:anchorId="11A9F49D" wp14:editId="4019EDB9">
              <wp:simplePos x="0" y="0"/>
              <wp:positionH relativeFrom="page">
                <wp:posOffset>365760</wp:posOffset>
              </wp:positionH>
              <wp:positionV relativeFrom="page">
                <wp:posOffset>9464040</wp:posOffset>
              </wp:positionV>
              <wp:extent cx="3368040" cy="228600"/>
              <wp:effectExtent l="0" t="2540" r="0" b="0"/>
              <wp:wrapTight wrapText="bothSides">
                <wp:wrapPolygon edited="0">
                  <wp:start x="0" y="0"/>
                  <wp:lineTo x="21600" y="0"/>
                  <wp:lineTo x="21600" y="21600"/>
                  <wp:lineTo x="0" y="21600"/>
                  <wp:lineTo x="0" y="0"/>
                </wp:wrapPolygon>
              </wp:wrapTight>
              <wp:docPr id="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0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115D10B2" w14:textId="77777777" w:rsidR="003765F2" w:rsidRDefault="003765F2" w:rsidP="006A3E28">
                          <w:pPr>
                            <w:pStyle w:val="Footer"/>
                          </w:pPr>
                          <w:r>
                            <w:t>Dolor Sit Amet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86" type="#_x0000_t202" style="position:absolute;margin-left:28.8pt;margin-top:745.2pt;width:265.2pt;height:18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" filled="f" stroked="f">
              <v:stroke o:forcedash="t"/>
              <v:textbox inset="0,0,0,0">
                <w:txbxContent>
                  <w:p w14:paraId="115D10B2" w14:textId="77777777" w:rsidR="003765F2" w:rsidRDefault="003765F2" w:rsidP="006A3E28">
                    <w:pPr>
                      <w:pStyle w:val="Footer"/>
                    </w:pPr>
                    <w:r>
                      <w:t>Dolor Sit Amet</w:t>
                    </w:r>
                  </w:p>
                </w:txbxContent>
              </v:textbox>
              <w10:wrap type="tight" anchorx="page" anchory="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11BCD" w14:textId="77777777" w:rsidR="003765F2" w:rsidRDefault="003765F2">
    <w:pPr>
      <w:pStyle w:val="Footer"/>
    </w:pPr>
    <w:r>
      <w:rPr>
        <w:noProof/>
      </w:rPr>
      <mc:AlternateContent>
        <mc:Choice Requires="wps">
          <w:drawing>
            <wp:anchor distT="0" distB="0" distL="114300" distR="114300" simplePos="0" relativeHeight="251658243" behindDoc="0" locked="0" layoutInCell="1" allowOverlap="1" wp14:anchorId="74018551" wp14:editId="7964748D">
              <wp:simplePos x="0" y="0"/>
              <wp:positionH relativeFrom="page">
                <wp:posOffset>365760</wp:posOffset>
              </wp:positionH>
              <wp:positionV relativeFrom="page">
                <wp:posOffset>9372600</wp:posOffset>
              </wp:positionV>
              <wp:extent cx="7040880" cy="0"/>
              <wp:effectExtent l="10160" t="12700" r="22860" b="25400"/>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0880" cy="0"/>
                      </a:xfrm>
                      <a:prstGeom prst="line">
                        <a:avLst/>
                      </a:prstGeom>
                      <a:noFill/>
                      <a:ln w="12700">
                        <a:solidFill>
                          <a:schemeClr val="bg1">
                            <a:lumMod val="6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8pt,738pt" to="583.2pt,7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" strokecolor="#a5a5a5 [2092]" strokeweight="1pt">
              <v:shadow opacity="22938f" mv:blur="38100f" offset="0,2pt"/>
              <w10:wrap anchorx="page" anchory="page"/>
            </v:lin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0A436B" w14:textId="77777777" w:rsidR="000300D5" w:rsidRDefault="000300D5">
      <w:pPr>
        <w:spacing w:after="0"/>
      </w:pPr>
      <w:r>
        <w:separator/>
      </w:r>
    </w:p>
  </w:footnote>
  <w:footnote w:type="continuationSeparator" w:id="0">
    <w:p w14:paraId="172EB80D" w14:textId="77777777" w:rsidR="000300D5" w:rsidRDefault="000300D5">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21044A" w14:textId="77777777" w:rsidR="003765F2" w:rsidRDefault="003765F2">
    <w:pPr>
      <w:pStyle w:val="Header"/>
    </w:pPr>
    <w:r>
      <w:rPr>
        <w:noProof/>
      </w:rPr>
      <mc:AlternateContent>
        <mc:Choice Requires="wps">
          <w:drawing>
            <wp:anchor distT="0" distB="0" distL="114300" distR="114300" simplePos="0" relativeHeight="251658250" behindDoc="0" locked="0" layoutInCell="1" allowOverlap="1" wp14:anchorId="72DD0CC5" wp14:editId="253FE238">
              <wp:simplePos x="0" y="0"/>
              <wp:positionH relativeFrom="page">
                <wp:posOffset>4044950</wp:posOffset>
              </wp:positionH>
              <wp:positionV relativeFrom="page">
                <wp:posOffset>457200</wp:posOffset>
              </wp:positionV>
              <wp:extent cx="3368040" cy="228600"/>
              <wp:effectExtent l="0" t="0" r="3810" b="0"/>
              <wp:wrapTight wrapText="bothSides">
                <wp:wrapPolygon edited="0">
                  <wp:start x="0" y="0"/>
                  <wp:lineTo x="21600" y="0"/>
                  <wp:lineTo x="21600" y="21600"/>
                  <wp:lineTo x="0" y="21600"/>
                  <wp:lineTo x="0" y="0"/>
                </wp:wrapPolygon>
              </wp:wrapTight>
              <wp:docPr id="1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0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1DECB7E5" w14:textId="77777777" w:rsidR="003765F2" w:rsidRDefault="003765F2" w:rsidP="006A3E28">
                          <w:pPr>
                            <w:pStyle w:val="Header-Right"/>
                          </w:pPr>
                          <w:r>
                            <w:t>Issue | Date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83" type="#_x0000_t202" style="position:absolute;margin-left:318.5pt;margin-top:36pt;width:265.2pt;height:18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" filled="f" stroked="f">
              <v:stroke o:forcedash="t"/>
              <v:textbox inset="0,0,0,0">
                <w:txbxContent>
                  <w:p w14:paraId="1DECB7E5" w14:textId="77777777" w:rsidR="003765F2" w:rsidRDefault="003765F2" w:rsidP="006A3E28">
                    <w:pPr>
                      <w:pStyle w:val="Header-Right"/>
                    </w:pPr>
                    <w:r>
                      <w:t>Issue | Date</w:t>
                    </w:r>
                  </w:p>
                </w:txbxContent>
              </v:textbox>
              <w10:wrap type="tight" anchorx="page" anchory="page"/>
            </v:shape>
          </w:pict>
        </mc:Fallback>
      </mc:AlternateContent>
    </w:r>
    <w:r>
      <w:rPr>
        <w:noProof/>
      </w:rPr>
      <mc:AlternateContent>
        <mc:Choice Requires="wps">
          <w:drawing>
            <wp:anchor distT="0" distB="0" distL="114300" distR="114300" simplePos="0" relativeHeight="251658249" behindDoc="0" locked="0" layoutInCell="1" allowOverlap="1" wp14:anchorId="1ED6538A" wp14:editId="1F4F9CC4">
              <wp:simplePos x="0" y="0"/>
              <wp:positionH relativeFrom="page">
                <wp:posOffset>365760</wp:posOffset>
              </wp:positionH>
              <wp:positionV relativeFrom="page">
                <wp:posOffset>457200</wp:posOffset>
              </wp:positionV>
              <wp:extent cx="3368040" cy="228600"/>
              <wp:effectExtent l="0" t="0" r="0" b="0"/>
              <wp:wrapTight wrapText="bothSides">
                <wp:wrapPolygon edited="0">
                  <wp:start x="0" y="0"/>
                  <wp:lineTo x="21600" y="0"/>
                  <wp:lineTo x="21600" y="21600"/>
                  <wp:lineTo x="0" y="21600"/>
                  <wp:lineTo x="0" y="0"/>
                </wp:wrapPolygon>
              </wp:wrapTight>
              <wp:docPr id="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0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44952915" w14:textId="77777777" w:rsidR="003765F2" w:rsidRDefault="003765F2" w:rsidP="006A3E28">
                          <w:pPr>
                            <w:pStyle w:val="Header"/>
                          </w:pPr>
                          <w:r>
                            <w:t>Lorem Ipsum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84" type="#_x0000_t202" style="position:absolute;margin-left:28.8pt;margin-top:36pt;width:265.2pt;height:18pt;z-index:25165824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" filled="f" stroked="f">
              <v:stroke o:forcedash="t"/>
              <v:textbox inset="0,0,0,0">
                <w:txbxContent>
                  <w:p w14:paraId="44952915" w14:textId="77777777" w:rsidR="003765F2" w:rsidRDefault="003765F2" w:rsidP="006A3E28">
                    <w:pPr>
                      <w:pStyle w:val="Header"/>
                    </w:pPr>
                    <w:r>
                      <w:t>Lorem Ipsum</w:t>
                    </w:r>
                  </w:p>
                </w:txbxContent>
              </v:textbox>
              <w10:wrap type="tight" anchorx="page" anchory="page"/>
            </v:shape>
          </w:pict>
        </mc:Fallback>
      </mc:AlternateContent>
    </w:r>
    <w:r>
      <w:rPr>
        <w:noProof/>
      </w:rPr>
      <mc:AlternateContent>
        <mc:Choice Requires="wps">
          <w:drawing>
            <wp:anchor distT="0" distB="0" distL="114300" distR="114300" simplePos="0" relativeHeight="251658244" behindDoc="0" locked="0" layoutInCell="1" allowOverlap="1" wp14:anchorId="4C3DD78E" wp14:editId="7B833FF1">
              <wp:simplePos x="0" y="0"/>
              <wp:positionH relativeFrom="page">
                <wp:posOffset>365760</wp:posOffset>
              </wp:positionH>
              <wp:positionV relativeFrom="page">
                <wp:posOffset>685800</wp:posOffset>
              </wp:positionV>
              <wp:extent cx="7040880" cy="0"/>
              <wp:effectExtent l="10160" t="12700" r="22860" b="25400"/>
              <wp:wrapNone/>
              <wp:docPr id="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0880" cy="0"/>
                      </a:xfrm>
                      <a:prstGeom prst="line">
                        <a:avLst/>
                      </a:prstGeom>
                      <a:noFill/>
                      <a:ln w="12700">
                        <a:solidFill>
                          <a:schemeClr val="bg1">
                            <a:lumMod val="6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8pt,54pt" to="583.2pt,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" strokecolor="#a5a5a5 [2092]" strokeweight="1pt">
              <v:shadow opacity="22938f" mv:blur="38100f" offset="0,2pt"/>
              <w10:wrap anchorx="page" anchory="page"/>
            </v:line>
          </w:pict>
        </mc:Fallback>
      </mc:AlternateContent>
    </w:r>
    <w:r>
      <w:rPr>
        <w:noProof/>
      </w:rPr>
      <mc:AlternateContent>
        <mc:Choice Requires="wps">
          <w:drawing>
            <wp:anchor distT="0" distB="0" distL="114300" distR="114300" simplePos="0" relativeHeight="251658245" behindDoc="0" locked="0" layoutInCell="1" allowOverlap="1" wp14:anchorId="75390D30" wp14:editId="28BBE865">
              <wp:simplePos x="0" y="0"/>
              <wp:positionH relativeFrom="page">
                <wp:posOffset>365760</wp:posOffset>
              </wp:positionH>
              <wp:positionV relativeFrom="page">
                <wp:posOffset>9372600</wp:posOffset>
              </wp:positionV>
              <wp:extent cx="7040880" cy="0"/>
              <wp:effectExtent l="10160" t="12700" r="22860" b="25400"/>
              <wp:wrapNone/>
              <wp:docPr id="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0880" cy="0"/>
                      </a:xfrm>
                      <a:prstGeom prst="line">
                        <a:avLst/>
                      </a:prstGeom>
                      <a:noFill/>
                      <a:ln w="12700">
                        <a:solidFill>
                          <a:schemeClr val="bg1">
                            <a:lumMod val="6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8pt,738pt" to="583.2pt,7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" strokecolor="#a5a5a5 [2092]" strokeweight="1pt">
              <v:shadow opacity="22938f" mv:blur="38100f" offset="0,2pt"/>
              <w10:wrap anchorx="page" anchory="page"/>
            </v:lin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64A712" w14:textId="77777777" w:rsidR="003765F2" w:rsidRDefault="003765F2">
    <w:pPr>
      <w:pStyle w:val="Header"/>
    </w:pPr>
    <w:r>
      <w:rPr>
        <w:noProof/>
      </w:rPr>
      <mc:AlternateContent>
        <mc:Choice Requires="wps">
          <w:drawing>
            <wp:anchor distT="0" distB="0" distL="114300" distR="114300" simplePos="0" relativeHeight="251658242" behindDoc="0" locked="0" layoutInCell="1" allowOverlap="1" wp14:anchorId="3DC19F02" wp14:editId="47FDF089">
              <wp:simplePos x="0" y="0"/>
              <wp:positionH relativeFrom="page">
                <wp:posOffset>365760</wp:posOffset>
              </wp:positionH>
              <wp:positionV relativeFrom="page">
                <wp:posOffset>685800</wp:posOffset>
              </wp:positionV>
              <wp:extent cx="7040880" cy="0"/>
              <wp:effectExtent l="10160" t="12700" r="22860" b="25400"/>
              <wp:wrapNone/>
              <wp:docPr id="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0880" cy="0"/>
                      </a:xfrm>
                      <a:prstGeom prst="line">
                        <a:avLst/>
                      </a:prstGeom>
                      <a:noFill/>
                      <a:ln w="12700">
                        <a:solidFill>
                          <a:schemeClr val="bg1">
                            <a:lumMod val="6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8pt,54pt" to="583.2pt,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" strokecolor="#a5a5a5 [2092]" strokeweight="1pt">
              <v:shadow opacity="22938f" mv:blur="38100f" offset="0,2pt"/>
              <w10:wrap anchorx="page" anchory="page"/>
            </v:lin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A10648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7"/>
  <w:embedSystemFonts/>
  <w:bordersDoNotSurroundHeader/>
  <w:bordersDoNotSurroundFooter/>
  <w:proofState w:spelling="clean" w:grammar="clean"/>
  <w:attachedTemplate r:id="rId1"/>
  <w:revisionView w:markup="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 w:name="ShowStaticGuides" w:val="0"/>
  </w:docVars>
  <w:rsids>
    <w:rsidRoot w:val="006A3E28"/>
    <w:rsid w:val="000300D5"/>
    <w:rsid w:val="001E47BF"/>
    <w:rsid w:val="00213F52"/>
    <w:rsid w:val="002C5E86"/>
    <w:rsid w:val="003765F2"/>
    <w:rsid w:val="004A1A28"/>
    <w:rsid w:val="00511DF5"/>
    <w:rsid w:val="00541B14"/>
    <w:rsid w:val="00554AAA"/>
    <w:rsid w:val="006965DC"/>
    <w:rsid w:val="006A3E28"/>
    <w:rsid w:val="00715E56"/>
    <w:rsid w:val="00723E23"/>
    <w:rsid w:val="00761BC6"/>
    <w:rsid w:val="007E7833"/>
    <w:rsid w:val="007F2140"/>
    <w:rsid w:val="008072F0"/>
    <w:rsid w:val="009365FF"/>
    <w:rsid w:val="00973554"/>
    <w:rsid w:val="00A81159"/>
    <w:rsid w:val="00AA0B49"/>
    <w:rsid w:val="00AB3B97"/>
    <w:rsid w:val="00D20B38"/>
    <w:rsid w:val="00D40230"/>
    <w:rsid w:val="00D960ED"/>
    <w:rsid w:val="00DC5679"/>
    <w:rsid w:val="00E27433"/>
    <w:rsid w:val="00E314E5"/>
    <w:rsid w:val="00E4145E"/>
    <w:rsid w:val="00F42951"/>
    <w:rsid w:val="00F544ED"/>
    <w:rsid w:val="00FC4F1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D722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Body Text" w:uiPriority="99"/>
  </w:latentStyles>
  <w:style w:type="paragraph" w:default="1" w:styleId="Normal">
    <w:name w:val="Normal"/>
    <w:qFormat/>
    <w:rsid w:val="00EA51C5"/>
  </w:style>
  <w:style w:type="paragraph" w:styleId="Heading1">
    <w:name w:val="heading 1"/>
    <w:basedOn w:val="Normal"/>
    <w:link w:val="Heading1Char"/>
    <w:rsid w:val="0025693F"/>
    <w:pPr>
      <w:spacing w:after="0"/>
      <w:outlineLvl w:val="0"/>
    </w:pPr>
    <w:rPr>
      <w:rFonts w:asciiTheme="majorHAnsi" w:eastAsiaTheme="majorEastAsia" w:hAnsiTheme="majorHAnsi" w:cstheme="majorBidi"/>
      <w:bCs/>
      <w:color w:val="663366" w:themeColor="accent1"/>
      <w:sz w:val="72"/>
      <w:szCs w:val="32"/>
    </w:rPr>
  </w:style>
  <w:style w:type="paragraph" w:styleId="Heading2">
    <w:name w:val="heading 2"/>
    <w:basedOn w:val="Normal"/>
    <w:link w:val="Heading2Char"/>
    <w:rsid w:val="0025693F"/>
    <w:pPr>
      <w:spacing w:after="0"/>
      <w:outlineLvl w:val="1"/>
    </w:pPr>
    <w:rPr>
      <w:rFonts w:asciiTheme="majorHAnsi" w:eastAsiaTheme="majorEastAsia" w:hAnsiTheme="majorHAnsi" w:cstheme="majorBidi"/>
      <w:bCs/>
      <w:color w:val="666699" w:themeColor="accent3"/>
      <w:sz w:val="48"/>
      <w:szCs w:val="26"/>
    </w:rPr>
  </w:style>
  <w:style w:type="paragraph" w:styleId="Heading3">
    <w:name w:val="heading 3"/>
    <w:basedOn w:val="Normal"/>
    <w:link w:val="Heading3Char"/>
    <w:rsid w:val="00390C4C"/>
    <w:pPr>
      <w:spacing w:after="0"/>
      <w:outlineLvl w:val="2"/>
    </w:pPr>
    <w:rPr>
      <w:rFonts w:asciiTheme="majorHAnsi" w:eastAsiaTheme="majorEastAsia" w:hAnsiTheme="majorHAnsi" w:cstheme="majorBidi"/>
      <w:bCs/>
      <w:color w:val="663366" w:themeColor="accent1"/>
      <w:sz w:val="40"/>
    </w:rPr>
  </w:style>
  <w:style w:type="paragraph" w:styleId="Heading4">
    <w:name w:val="heading 4"/>
    <w:basedOn w:val="Normal"/>
    <w:link w:val="Heading4Char"/>
    <w:rsid w:val="00FC1E7F"/>
    <w:pPr>
      <w:spacing w:line="264" w:lineRule="auto"/>
      <w:outlineLvl w:val="3"/>
    </w:pPr>
    <w:rPr>
      <w:rFonts w:asciiTheme="majorHAnsi" w:eastAsiaTheme="majorEastAsia" w:hAnsiTheme="majorHAnsi" w:cstheme="majorBidi"/>
      <w:bCs/>
      <w:iCs/>
      <w:color w:val="666699" w:themeColor="accent3"/>
      <w:sz w:val="28"/>
    </w:rPr>
  </w:style>
  <w:style w:type="paragraph" w:styleId="Heading5">
    <w:name w:val="heading 5"/>
    <w:basedOn w:val="Normal"/>
    <w:link w:val="Heading5Char"/>
    <w:rsid w:val="00390C4C"/>
    <w:pPr>
      <w:spacing w:after="0"/>
      <w:outlineLvl w:val="4"/>
    </w:pPr>
    <w:rPr>
      <w:rFonts w:asciiTheme="majorHAnsi" w:eastAsiaTheme="majorEastAsia" w:hAnsiTheme="majorHAnsi" w:cstheme="majorBidi"/>
      <w:b/>
      <w:color w:val="C3AFCC" w:themeColor="background2"/>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0C4C"/>
    <w:pPr>
      <w:spacing w:after="0"/>
    </w:pPr>
    <w:rPr>
      <w:color w:val="595959" w:themeColor="text1" w:themeTint="A6"/>
    </w:rPr>
  </w:style>
  <w:style w:type="character" w:customStyle="1" w:styleId="HeaderChar">
    <w:name w:val="Header Char"/>
    <w:basedOn w:val="DefaultParagraphFont"/>
    <w:link w:val="Header"/>
    <w:uiPriority w:val="99"/>
    <w:rsid w:val="00390C4C"/>
    <w:rPr>
      <w:color w:val="595959" w:themeColor="text1" w:themeTint="A6"/>
    </w:rPr>
  </w:style>
  <w:style w:type="paragraph" w:styleId="Footer">
    <w:name w:val="footer"/>
    <w:basedOn w:val="Normal"/>
    <w:link w:val="FooterChar"/>
    <w:uiPriority w:val="99"/>
    <w:unhideWhenUsed/>
    <w:rsid w:val="00390C4C"/>
    <w:pPr>
      <w:spacing w:after="0"/>
    </w:pPr>
    <w:rPr>
      <w:color w:val="808080" w:themeColor="background1" w:themeShade="80"/>
    </w:rPr>
  </w:style>
  <w:style w:type="character" w:customStyle="1" w:styleId="FooterChar">
    <w:name w:val="Footer Char"/>
    <w:basedOn w:val="DefaultParagraphFont"/>
    <w:link w:val="Footer"/>
    <w:uiPriority w:val="99"/>
    <w:rsid w:val="00390C4C"/>
    <w:rPr>
      <w:color w:val="808080" w:themeColor="background1" w:themeShade="80"/>
    </w:rPr>
  </w:style>
  <w:style w:type="paragraph" w:customStyle="1" w:styleId="Symbol">
    <w:name w:val="Symbol"/>
    <w:basedOn w:val="Normal"/>
    <w:qFormat/>
    <w:rsid w:val="004A7631"/>
    <w:pPr>
      <w:spacing w:after="0"/>
    </w:pPr>
    <w:rPr>
      <w:b/>
      <w:sz w:val="60"/>
    </w:rPr>
  </w:style>
  <w:style w:type="paragraph" w:styleId="Title">
    <w:name w:val="Title"/>
    <w:basedOn w:val="Normal"/>
    <w:link w:val="TitleChar"/>
    <w:uiPriority w:val="10"/>
    <w:qFormat/>
    <w:rsid w:val="00390C4C"/>
    <w:pPr>
      <w:spacing w:after="0"/>
    </w:pPr>
    <w:rPr>
      <w:rFonts w:asciiTheme="majorHAnsi" w:eastAsiaTheme="majorEastAsia" w:hAnsiTheme="majorHAnsi" w:cstheme="majorBidi"/>
      <w:color w:val="595959" w:themeColor="text1" w:themeTint="A6"/>
      <w:sz w:val="48"/>
      <w:szCs w:val="52"/>
    </w:rPr>
  </w:style>
  <w:style w:type="character" w:customStyle="1" w:styleId="TitleChar">
    <w:name w:val="Title Char"/>
    <w:basedOn w:val="DefaultParagraphFont"/>
    <w:link w:val="Title"/>
    <w:uiPriority w:val="10"/>
    <w:rsid w:val="00390C4C"/>
    <w:rPr>
      <w:rFonts w:asciiTheme="majorHAnsi" w:eastAsiaTheme="majorEastAsia" w:hAnsiTheme="majorHAnsi" w:cstheme="majorBidi"/>
      <w:color w:val="595959" w:themeColor="text1" w:themeTint="A6"/>
      <w:sz w:val="48"/>
      <w:szCs w:val="52"/>
    </w:rPr>
  </w:style>
  <w:style w:type="paragraph" w:customStyle="1" w:styleId="BlockHeading">
    <w:name w:val="Block Heading"/>
    <w:basedOn w:val="Normal"/>
    <w:link w:val="BlockHeadingChar"/>
    <w:qFormat/>
    <w:rsid w:val="00390C4C"/>
    <w:pPr>
      <w:spacing w:after="0" w:line="264" w:lineRule="auto"/>
    </w:pPr>
    <w:rPr>
      <w:rFonts w:asciiTheme="majorHAnsi" w:eastAsiaTheme="majorEastAsia" w:hAnsiTheme="majorHAnsi" w:cstheme="majorBidi"/>
      <w:color w:val="FFFFFF" w:themeColor="background1"/>
      <w:sz w:val="28"/>
    </w:rPr>
  </w:style>
  <w:style w:type="character" w:customStyle="1" w:styleId="BlockHeadingChar">
    <w:name w:val="Block Heading Char"/>
    <w:basedOn w:val="DefaultParagraphFont"/>
    <w:link w:val="BlockHeading"/>
    <w:rsid w:val="00390C4C"/>
    <w:rPr>
      <w:rFonts w:asciiTheme="majorHAnsi" w:eastAsiaTheme="majorEastAsia" w:hAnsiTheme="majorHAnsi" w:cstheme="majorBidi"/>
      <w:color w:val="FFFFFF" w:themeColor="background1"/>
      <w:sz w:val="28"/>
    </w:rPr>
  </w:style>
  <w:style w:type="paragraph" w:styleId="Subtitle">
    <w:name w:val="Subtitle"/>
    <w:basedOn w:val="Normal"/>
    <w:link w:val="SubtitleChar"/>
    <w:rsid w:val="00390C4C"/>
    <w:pPr>
      <w:numPr>
        <w:ilvl w:val="1"/>
      </w:numPr>
      <w:spacing w:after="0"/>
    </w:pPr>
    <w:rPr>
      <w:rFonts w:asciiTheme="majorHAnsi" w:eastAsiaTheme="majorEastAsia" w:hAnsiTheme="majorHAnsi" w:cstheme="majorBidi"/>
      <w:iCs/>
      <w:color w:val="FFFFFF" w:themeColor="background1"/>
      <w:sz w:val="36"/>
    </w:rPr>
  </w:style>
  <w:style w:type="character" w:customStyle="1" w:styleId="SubtitleChar">
    <w:name w:val="Subtitle Char"/>
    <w:basedOn w:val="DefaultParagraphFont"/>
    <w:link w:val="Subtitle"/>
    <w:rsid w:val="00390C4C"/>
    <w:rPr>
      <w:rFonts w:asciiTheme="majorHAnsi" w:eastAsiaTheme="majorEastAsia" w:hAnsiTheme="majorHAnsi" w:cstheme="majorBidi"/>
      <w:iCs/>
      <w:color w:val="FFFFFF" w:themeColor="background1"/>
      <w:sz w:val="36"/>
    </w:rPr>
  </w:style>
  <w:style w:type="character" w:customStyle="1" w:styleId="Heading1Char">
    <w:name w:val="Heading 1 Char"/>
    <w:basedOn w:val="DefaultParagraphFont"/>
    <w:link w:val="Heading1"/>
    <w:rsid w:val="0025693F"/>
    <w:rPr>
      <w:rFonts w:asciiTheme="majorHAnsi" w:eastAsiaTheme="majorEastAsia" w:hAnsiTheme="majorHAnsi" w:cstheme="majorBidi"/>
      <w:bCs/>
      <w:color w:val="663366" w:themeColor="accent1"/>
      <w:sz w:val="72"/>
      <w:szCs w:val="32"/>
    </w:rPr>
  </w:style>
  <w:style w:type="character" w:customStyle="1" w:styleId="Heading2Char">
    <w:name w:val="Heading 2 Char"/>
    <w:basedOn w:val="DefaultParagraphFont"/>
    <w:link w:val="Heading2"/>
    <w:rsid w:val="0025693F"/>
    <w:rPr>
      <w:rFonts w:asciiTheme="majorHAnsi" w:eastAsiaTheme="majorEastAsia" w:hAnsiTheme="majorHAnsi" w:cstheme="majorBidi"/>
      <w:bCs/>
      <w:color w:val="666699" w:themeColor="accent3"/>
      <w:sz w:val="48"/>
      <w:szCs w:val="26"/>
    </w:rPr>
  </w:style>
  <w:style w:type="paragraph" w:styleId="BodyText">
    <w:name w:val="Body Text"/>
    <w:basedOn w:val="Normal"/>
    <w:link w:val="BodyTextChar"/>
    <w:uiPriority w:val="99"/>
    <w:rsid w:val="00390C4C"/>
    <w:pPr>
      <w:spacing w:line="360" w:lineRule="auto"/>
    </w:pPr>
    <w:rPr>
      <w:color w:val="595959" w:themeColor="text1" w:themeTint="A6"/>
      <w:sz w:val="20"/>
    </w:rPr>
  </w:style>
  <w:style w:type="character" w:customStyle="1" w:styleId="BodyTextChar">
    <w:name w:val="Body Text Char"/>
    <w:basedOn w:val="DefaultParagraphFont"/>
    <w:link w:val="BodyText"/>
    <w:uiPriority w:val="99"/>
    <w:rsid w:val="00390C4C"/>
    <w:rPr>
      <w:color w:val="595959" w:themeColor="text1" w:themeTint="A6"/>
      <w:sz w:val="20"/>
    </w:rPr>
  </w:style>
  <w:style w:type="character" w:customStyle="1" w:styleId="Heading4Char">
    <w:name w:val="Heading 4 Char"/>
    <w:basedOn w:val="DefaultParagraphFont"/>
    <w:link w:val="Heading4"/>
    <w:rsid w:val="00FC1E7F"/>
    <w:rPr>
      <w:rFonts w:asciiTheme="majorHAnsi" w:eastAsiaTheme="majorEastAsia" w:hAnsiTheme="majorHAnsi" w:cstheme="majorBidi"/>
      <w:bCs/>
      <w:iCs/>
      <w:color w:val="666699" w:themeColor="accent3"/>
      <w:sz w:val="28"/>
    </w:rPr>
  </w:style>
  <w:style w:type="character" w:customStyle="1" w:styleId="Heading5Char">
    <w:name w:val="Heading 5 Char"/>
    <w:basedOn w:val="DefaultParagraphFont"/>
    <w:link w:val="Heading5"/>
    <w:rsid w:val="00390C4C"/>
    <w:rPr>
      <w:rFonts w:asciiTheme="majorHAnsi" w:eastAsiaTheme="majorEastAsia" w:hAnsiTheme="majorHAnsi" w:cstheme="majorBidi"/>
      <w:b/>
      <w:color w:val="C3AFCC" w:themeColor="background2"/>
      <w:sz w:val="36"/>
    </w:rPr>
  </w:style>
  <w:style w:type="character" w:customStyle="1" w:styleId="Heading3Char">
    <w:name w:val="Heading 3 Char"/>
    <w:basedOn w:val="DefaultParagraphFont"/>
    <w:link w:val="Heading3"/>
    <w:rsid w:val="00390C4C"/>
    <w:rPr>
      <w:rFonts w:asciiTheme="majorHAnsi" w:eastAsiaTheme="majorEastAsia" w:hAnsiTheme="majorHAnsi" w:cstheme="majorBidi"/>
      <w:bCs/>
      <w:color w:val="663366" w:themeColor="accent1"/>
      <w:sz w:val="40"/>
    </w:rPr>
  </w:style>
  <w:style w:type="paragraph" w:styleId="BodyText2">
    <w:name w:val="Body Text 2"/>
    <w:basedOn w:val="BodyText"/>
    <w:link w:val="BodyText2Char"/>
    <w:rsid w:val="00390C4C"/>
    <w:pPr>
      <w:spacing w:after="60" w:line="300" w:lineRule="auto"/>
    </w:pPr>
    <w:rPr>
      <w:color w:val="FFFFFF" w:themeColor="background1"/>
    </w:rPr>
  </w:style>
  <w:style w:type="character" w:customStyle="1" w:styleId="BodyText2Char">
    <w:name w:val="Body Text 2 Char"/>
    <w:basedOn w:val="DefaultParagraphFont"/>
    <w:link w:val="BodyText2"/>
    <w:rsid w:val="00390C4C"/>
    <w:rPr>
      <w:color w:val="FFFFFF" w:themeColor="background1"/>
      <w:sz w:val="20"/>
    </w:rPr>
  </w:style>
  <w:style w:type="paragraph" w:customStyle="1" w:styleId="ContactDetails">
    <w:name w:val="Contact Details"/>
    <w:basedOn w:val="Normal"/>
    <w:link w:val="ContactDetailsChar"/>
    <w:qFormat/>
    <w:rsid w:val="00BE35BB"/>
    <w:rPr>
      <w:color w:val="FFFFFF" w:themeColor="background1"/>
      <w:sz w:val="20"/>
    </w:rPr>
  </w:style>
  <w:style w:type="character" w:customStyle="1" w:styleId="ContactDetailsChar">
    <w:name w:val="Contact Details Char"/>
    <w:basedOn w:val="DefaultParagraphFont"/>
    <w:link w:val="ContactDetails"/>
    <w:rsid w:val="00BE35BB"/>
    <w:rPr>
      <w:color w:val="FFFFFF" w:themeColor="background1"/>
      <w:sz w:val="20"/>
    </w:rPr>
  </w:style>
  <w:style w:type="paragraph" w:customStyle="1" w:styleId="Footer-Right">
    <w:name w:val="Footer - Right"/>
    <w:basedOn w:val="Footer"/>
    <w:qFormat/>
    <w:rsid w:val="00390C4C"/>
    <w:pPr>
      <w:jc w:val="right"/>
    </w:pPr>
    <w:rPr>
      <w:color w:val="595959" w:themeColor="text1" w:themeTint="A6"/>
    </w:rPr>
  </w:style>
  <w:style w:type="paragraph" w:customStyle="1" w:styleId="Event">
    <w:name w:val="Event"/>
    <w:basedOn w:val="Normal"/>
    <w:link w:val="EventChar"/>
    <w:qFormat/>
    <w:rsid w:val="00390C4C"/>
    <w:pPr>
      <w:spacing w:after="0"/>
    </w:pPr>
    <w:rPr>
      <w:b/>
      <w:color w:val="FFFFFF" w:themeColor="background1"/>
      <w:sz w:val="20"/>
    </w:rPr>
  </w:style>
  <w:style w:type="character" w:customStyle="1" w:styleId="EventChar">
    <w:name w:val="Event Char"/>
    <w:basedOn w:val="DefaultParagraphFont"/>
    <w:link w:val="Event"/>
    <w:rsid w:val="00390C4C"/>
    <w:rPr>
      <w:b/>
      <w:color w:val="FFFFFF" w:themeColor="background1"/>
      <w:sz w:val="20"/>
    </w:rPr>
  </w:style>
  <w:style w:type="paragraph" w:customStyle="1" w:styleId="Page">
    <w:name w:val="Page"/>
    <w:basedOn w:val="Normal"/>
    <w:link w:val="PageChar"/>
    <w:qFormat/>
    <w:rsid w:val="00C2757D"/>
    <w:pPr>
      <w:spacing w:after="0"/>
      <w:jc w:val="right"/>
    </w:pPr>
    <w:rPr>
      <w:color w:val="666699" w:themeColor="accent3"/>
      <w:sz w:val="48"/>
    </w:rPr>
  </w:style>
  <w:style w:type="character" w:customStyle="1" w:styleId="PageChar">
    <w:name w:val="Page Char"/>
    <w:basedOn w:val="DefaultParagraphFont"/>
    <w:link w:val="Page"/>
    <w:rsid w:val="00C2757D"/>
    <w:rPr>
      <w:color w:val="666699" w:themeColor="accent3"/>
      <w:sz w:val="48"/>
    </w:rPr>
  </w:style>
  <w:style w:type="paragraph" w:customStyle="1" w:styleId="Header-Right">
    <w:name w:val="Header - Right"/>
    <w:basedOn w:val="Header"/>
    <w:link w:val="Header-RightChar"/>
    <w:qFormat/>
    <w:rsid w:val="00390C4C"/>
    <w:pPr>
      <w:jc w:val="right"/>
    </w:pPr>
    <w:rPr>
      <w:color w:val="A6A6A6" w:themeColor="background1" w:themeShade="A6"/>
    </w:rPr>
  </w:style>
  <w:style w:type="character" w:customStyle="1" w:styleId="Header-RightChar">
    <w:name w:val="Header - Right Char"/>
    <w:basedOn w:val="HeaderChar"/>
    <w:link w:val="Header-Right"/>
    <w:rsid w:val="00390C4C"/>
    <w:rPr>
      <w:color w:val="A6A6A6" w:themeColor="background1" w:themeShade="A6"/>
    </w:rPr>
  </w:style>
  <w:style w:type="paragraph" w:styleId="Date">
    <w:name w:val="Date"/>
    <w:basedOn w:val="Normal"/>
    <w:link w:val="DateChar"/>
    <w:rsid w:val="0058675D"/>
    <w:pPr>
      <w:spacing w:after="0"/>
      <w:jc w:val="right"/>
    </w:pPr>
    <w:rPr>
      <w:color w:val="A6A6A6" w:themeColor="background1" w:themeShade="A6"/>
      <w:sz w:val="28"/>
    </w:rPr>
  </w:style>
  <w:style w:type="character" w:customStyle="1" w:styleId="DateChar">
    <w:name w:val="Date Char"/>
    <w:basedOn w:val="DefaultParagraphFont"/>
    <w:link w:val="Date"/>
    <w:rsid w:val="0058675D"/>
    <w:rPr>
      <w:color w:val="A6A6A6" w:themeColor="background1" w:themeShade="A6"/>
      <w:sz w:val="28"/>
    </w:rPr>
  </w:style>
  <w:style w:type="paragraph" w:styleId="BodyText3">
    <w:name w:val="Body Text 3"/>
    <w:basedOn w:val="Normal"/>
    <w:link w:val="BodyText3Char"/>
    <w:rsid w:val="005B2B5D"/>
    <w:pPr>
      <w:spacing w:after="0" w:line="264" w:lineRule="auto"/>
    </w:pPr>
    <w:rPr>
      <w:color w:val="FFFFFF" w:themeColor="background1"/>
      <w:sz w:val="18"/>
      <w:szCs w:val="16"/>
    </w:rPr>
  </w:style>
  <w:style w:type="character" w:customStyle="1" w:styleId="BodyText3Char">
    <w:name w:val="Body Text 3 Char"/>
    <w:basedOn w:val="DefaultParagraphFont"/>
    <w:link w:val="BodyText3"/>
    <w:rsid w:val="005B2B5D"/>
    <w:rPr>
      <w:color w:val="FFFFFF" w:themeColor="background1"/>
      <w:sz w:val="18"/>
      <w:szCs w:val="16"/>
    </w:rPr>
  </w:style>
  <w:style w:type="paragraph" w:customStyle="1" w:styleId="Mailer">
    <w:name w:val="Mailer"/>
    <w:basedOn w:val="Normal"/>
    <w:link w:val="MailerChar"/>
    <w:qFormat/>
    <w:rsid w:val="00936C30"/>
    <w:pPr>
      <w:spacing w:after="0"/>
    </w:pPr>
    <w:rPr>
      <w:color w:val="663366" w:themeColor="accent1"/>
      <w:sz w:val="28"/>
    </w:rPr>
  </w:style>
  <w:style w:type="character" w:customStyle="1" w:styleId="MailerChar">
    <w:name w:val="Mailer Char"/>
    <w:basedOn w:val="DefaultParagraphFont"/>
    <w:link w:val="Mailer"/>
    <w:rsid w:val="00936C30"/>
    <w:rPr>
      <w:color w:val="663366" w:themeColor="accent1"/>
      <w:sz w:val="28"/>
    </w:rPr>
  </w:style>
  <w:style w:type="paragraph" w:customStyle="1" w:styleId="Recipient">
    <w:name w:val="Recipient"/>
    <w:basedOn w:val="Normal"/>
    <w:link w:val="RecipientChar"/>
    <w:qFormat/>
    <w:rsid w:val="00936C30"/>
    <w:pPr>
      <w:spacing w:after="0"/>
    </w:pPr>
    <w:rPr>
      <w:b/>
      <w:color w:val="404040" w:themeColor="text1" w:themeTint="BF"/>
      <w:sz w:val="28"/>
    </w:rPr>
  </w:style>
  <w:style w:type="character" w:customStyle="1" w:styleId="RecipientChar">
    <w:name w:val="Recipient Char"/>
    <w:basedOn w:val="DefaultParagraphFont"/>
    <w:link w:val="Recipient"/>
    <w:rsid w:val="00936C30"/>
    <w:rPr>
      <w:b/>
      <w:color w:val="404040" w:themeColor="text1" w:themeTint="BF"/>
      <w:sz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Body Text" w:uiPriority="99"/>
  </w:latentStyles>
  <w:style w:type="paragraph" w:default="1" w:styleId="Normal">
    <w:name w:val="Normal"/>
    <w:qFormat/>
    <w:rsid w:val="00EA51C5"/>
  </w:style>
  <w:style w:type="paragraph" w:styleId="Heading1">
    <w:name w:val="heading 1"/>
    <w:basedOn w:val="Normal"/>
    <w:link w:val="Heading1Char"/>
    <w:rsid w:val="0025693F"/>
    <w:pPr>
      <w:spacing w:after="0"/>
      <w:outlineLvl w:val="0"/>
    </w:pPr>
    <w:rPr>
      <w:rFonts w:asciiTheme="majorHAnsi" w:eastAsiaTheme="majorEastAsia" w:hAnsiTheme="majorHAnsi" w:cstheme="majorBidi"/>
      <w:bCs/>
      <w:color w:val="663366" w:themeColor="accent1"/>
      <w:sz w:val="72"/>
      <w:szCs w:val="32"/>
    </w:rPr>
  </w:style>
  <w:style w:type="paragraph" w:styleId="Heading2">
    <w:name w:val="heading 2"/>
    <w:basedOn w:val="Normal"/>
    <w:link w:val="Heading2Char"/>
    <w:rsid w:val="0025693F"/>
    <w:pPr>
      <w:spacing w:after="0"/>
      <w:outlineLvl w:val="1"/>
    </w:pPr>
    <w:rPr>
      <w:rFonts w:asciiTheme="majorHAnsi" w:eastAsiaTheme="majorEastAsia" w:hAnsiTheme="majorHAnsi" w:cstheme="majorBidi"/>
      <w:bCs/>
      <w:color w:val="666699" w:themeColor="accent3"/>
      <w:sz w:val="48"/>
      <w:szCs w:val="26"/>
    </w:rPr>
  </w:style>
  <w:style w:type="paragraph" w:styleId="Heading3">
    <w:name w:val="heading 3"/>
    <w:basedOn w:val="Normal"/>
    <w:link w:val="Heading3Char"/>
    <w:rsid w:val="00390C4C"/>
    <w:pPr>
      <w:spacing w:after="0"/>
      <w:outlineLvl w:val="2"/>
    </w:pPr>
    <w:rPr>
      <w:rFonts w:asciiTheme="majorHAnsi" w:eastAsiaTheme="majorEastAsia" w:hAnsiTheme="majorHAnsi" w:cstheme="majorBidi"/>
      <w:bCs/>
      <w:color w:val="663366" w:themeColor="accent1"/>
      <w:sz w:val="40"/>
    </w:rPr>
  </w:style>
  <w:style w:type="paragraph" w:styleId="Heading4">
    <w:name w:val="heading 4"/>
    <w:basedOn w:val="Normal"/>
    <w:link w:val="Heading4Char"/>
    <w:rsid w:val="00FC1E7F"/>
    <w:pPr>
      <w:spacing w:line="264" w:lineRule="auto"/>
      <w:outlineLvl w:val="3"/>
    </w:pPr>
    <w:rPr>
      <w:rFonts w:asciiTheme="majorHAnsi" w:eastAsiaTheme="majorEastAsia" w:hAnsiTheme="majorHAnsi" w:cstheme="majorBidi"/>
      <w:bCs/>
      <w:iCs/>
      <w:color w:val="666699" w:themeColor="accent3"/>
      <w:sz w:val="28"/>
    </w:rPr>
  </w:style>
  <w:style w:type="paragraph" w:styleId="Heading5">
    <w:name w:val="heading 5"/>
    <w:basedOn w:val="Normal"/>
    <w:link w:val="Heading5Char"/>
    <w:rsid w:val="00390C4C"/>
    <w:pPr>
      <w:spacing w:after="0"/>
      <w:outlineLvl w:val="4"/>
    </w:pPr>
    <w:rPr>
      <w:rFonts w:asciiTheme="majorHAnsi" w:eastAsiaTheme="majorEastAsia" w:hAnsiTheme="majorHAnsi" w:cstheme="majorBidi"/>
      <w:b/>
      <w:color w:val="C3AFCC" w:themeColor="background2"/>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0C4C"/>
    <w:pPr>
      <w:spacing w:after="0"/>
    </w:pPr>
    <w:rPr>
      <w:color w:val="595959" w:themeColor="text1" w:themeTint="A6"/>
    </w:rPr>
  </w:style>
  <w:style w:type="character" w:customStyle="1" w:styleId="HeaderChar">
    <w:name w:val="Header Char"/>
    <w:basedOn w:val="DefaultParagraphFont"/>
    <w:link w:val="Header"/>
    <w:uiPriority w:val="99"/>
    <w:rsid w:val="00390C4C"/>
    <w:rPr>
      <w:color w:val="595959" w:themeColor="text1" w:themeTint="A6"/>
    </w:rPr>
  </w:style>
  <w:style w:type="paragraph" w:styleId="Footer">
    <w:name w:val="footer"/>
    <w:basedOn w:val="Normal"/>
    <w:link w:val="FooterChar"/>
    <w:uiPriority w:val="99"/>
    <w:unhideWhenUsed/>
    <w:rsid w:val="00390C4C"/>
    <w:pPr>
      <w:spacing w:after="0"/>
    </w:pPr>
    <w:rPr>
      <w:color w:val="808080" w:themeColor="background1" w:themeShade="80"/>
    </w:rPr>
  </w:style>
  <w:style w:type="character" w:customStyle="1" w:styleId="FooterChar">
    <w:name w:val="Footer Char"/>
    <w:basedOn w:val="DefaultParagraphFont"/>
    <w:link w:val="Footer"/>
    <w:uiPriority w:val="99"/>
    <w:rsid w:val="00390C4C"/>
    <w:rPr>
      <w:color w:val="808080" w:themeColor="background1" w:themeShade="80"/>
    </w:rPr>
  </w:style>
  <w:style w:type="paragraph" w:customStyle="1" w:styleId="Symbol">
    <w:name w:val="Symbol"/>
    <w:basedOn w:val="Normal"/>
    <w:qFormat/>
    <w:rsid w:val="004A7631"/>
    <w:pPr>
      <w:spacing w:after="0"/>
    </w:pPr>
    <w:rPr>
      <w:b/>
      <w:sz w:val="60"/>
    </w:rPr>
  </w:style>
  <w:style w:type="paragraph" w:styleId="Title">
    <w:name w:val="Title"/>
    <w:basedOn w:val="Normal"/>
    <w:link w:val="TitleChar"/>
    <w:uiPriority w:val="10"/>
    <w:qFormat/>
    <w:rsid w:val="00390C4C"/>
    <w:pPr>
      <w:spacing w:after="0"/>
    </w:pPr>
    <w:rPr>
      <w:rFonts w:asciiTheme="majorHAnsi" w:eastAsiaTheme="majorEastAsia" w:hAnsiTheme="majorHAnsi" w:cstheme="majorBidi"/>
      <w:color w:val="595959" w:themeColor="text1" w:themeTint="A6"/>
      <w:sz w:val="48"/>
      <w:szCs w:val="52"/>
    </w:rPr>
  </w:style>
  <w:style w:type="character" w:customStyle="1" w:styleId="TitleChar">
    <w:name w:val="Title Char"/>
    <w:basedOn w:val="DefaultParagraphFont"/>
    <w:link w:val="Title"/>
    <w:uiPriority w:val="10"/>
    <w:rsid w:val="00390C4C"/>
    <w:rPr>
      <w:rFonts w:asciiTheme="majorHAnsi" w:eastAsiaTheme="majorEastAsia" w:hAnsiTheme="majorHAnsi" w:cstheme="majorBidi"/>
      <w:color w:val="595959" w:themeColor="text1" w:themeTint="A6"/>
      <w:sz w:val="48"/>
      <w:szCs w:val="52"/>
    </w:rPr>
  </w:style>
  <w:style w:type="paragraph" w:customStyle="1" w:styleId="BlockHeading">
    <w:name w:val="Block Heading"/>
    <w:basedOn w:val="Normal"/>
    <w:link w:val="BlockHeadingChar"/>
    <w:qFormat/>
    <w:rsid w:val="00390C4C"/>
    <w:pPr>
      <w:spacing w:after="0" w:line="264" w:lineRule="auto"/>
    </w:pPr>
    <w:rPr>
      <w:rFonts w:asciiTheme="majorHAnsi" w:eastAsiaTheme="majorEastAsia" w:hAnsiTheme="majorHAnsi" w:cstheme="majorBidi"/>
      <w:color w:val="FFFFFF" w:themeColor="background1"/>
      <w:sz w:val="28"/>
    </w:rPr>
  </w:style>
  <w:style w:type="character" w:customStyle="1" w:styleId="BlockHeadingChar">
    <w:name w:val="Block Heading Char"/>
    <w:basedOn w:val="DefaultParagraphFont"/>
    <w:link w:val="BlockHeading"/>
    <w:rsid w:val="00390C4C"/>
    <w:rPr>
      <w:rFonts w:asciiTheme="majorHAnsi" w:eastAsiaTheme="majorEastAsia" w:hAnsiTheme="majorHAnsi" w:cstheme="majorBidi"/>
      <w:color w:val="FFFFFF" w:themeColor="background1"/>
      <w:sz w:val="28"/>
    </w:rPr>
  </w:style>
  <w:style w:type="paragraph" w:styleId="Subtitle">
    <w:name w:val="Subtitle"/>
    <w:basedOn w:val="Normal"/>
    <w:link w:val="SubtitleChar"/>
    <w:rsid w:val="00390C4C"/>
    <w:pPr>
      <w:numPr>
        <w:ilvl w:val="1"/>
      </w:numPr>
      <w:spacing w:after="0"/>
    </w:pPr>
    <w:rPr>
      <w:rFonts w:asciiTheme="majorHAnsi" w:eastAsiaTheme="majorEastAsia" w:hAnsiTheme="majorHAnsi" w:cstheme="majorBidi"/>
      <w:iCs/>
      <w:color w:val="FFFFFF" w:themeColor="background1"/>
      <w:sz w:val="36"/>
    </w:rPr>
  </w:style>
  <w:style w:type="character" w:customStyle="1" w:styleId="SubtitleChar">
    <w:name w:val="Subtitle Char"/>
    <w:basedOn w:val="DefaultParagraphFont"/>
    <w:link w:val="Subtitle"/>
    <w:rsid w:val="00390C4C"/>
    <w:rPr>
      <w:rFonts w:asciiTheme="majorHAnsi" w:eastAsiaTheme="majorEastAsia" w:hAnsiTheme="majorHAnsi" w:cstheme="majorBidi"/>
      <w:iCs/>
      <w:color w:val="FFFFFF" w:themeColor="background1"/>
      <w:sz w:val="36"/>
    </w:rPr>
  </w:style>
  <w:style w:type="character" w:customStyle="1" w:styleId="Heading1Char">
    <w:name w:val="Heading 1 Char"/>
    <w:basedOn w:val="DefaultParagraphFont"/>
    <w:link w:val="Heading1"/>
    <w:rsid w:val="0025693F"/>
    <w:rPr>
      <w:rFonts w:asciiTheme="majorHAnsi" w:eastAsiaTheme="majorEastAsia" w:hAnsiTheme="majorHAnsi" w:cstheme="majorBidi"/>
      <w:bCs/>
      <w:color w:val="663366" w:themeColor="accent1"/>
      <w:sz w:val="72"/>
      <w:szCs w:val="32"/>
    </w:rPr>
  </w:style>
  <w:style w:type="character" w:customStyle="1" w:styleId="Heading2Char">
    <w:name w:val="Heading 2 Char"/>
    <w:basedOn w:val="DefaultParagraphFont"/>
    <w:link w:val="Heading2"/>
    <w:rsid w:val="0025693F"/>
    <w:rPr>
      <w:rFonts w:asciiTheme="majorHAnsi" w:eastAsiaTheme="majorEastAsia" w:hAnsiTheme="majorHAnsi" w:cstheme="majorBidi"/>
      <w:bCs/>
      <w:color w:val="666699" w:themeColor="accent3"/>
      <w:sz w:val="48"/>
      <w:szCs w:val="26"/>
    </w:rPr>
  </w:style>
  <w:style w:type="paragraph" w:styleId="BodyText">
    <w:name w:val="Body Text"/>
    <w:basedOn w:val="Normal"/>
    <w:link w:val="BodyTextChar"/>
    <w:uiPriority w:val="99"/>
    <w:rsid w:val="00390C4C"/>
    <w:pPr>
      <w:spacing w:line="360" w:lineRule="auto"/>
    </w:pPr>
    <w:rPr>
      <w:color w:val="595959" w:themeColor="text1" w:themeTint="A6"/>
      <w:sz w:val="20"/>
    </w:rPr>
  </w:style>
  <w:style w:type="character" w:customStyle="1" w:styleId="BodyTextChar">
    <w:name w:val="Body Text Char"/>
    <w:basedOn w:val="DefaultParagraphFont"/>
    <w:link w:val="BodyText"/>
    <w:uiPriority w:val="99"/>
    <w:rsid w:val="00390C4C"/>
    <w:rPr>
      <w:color w:val="595959" w:themeColor="text1" w:themeTint="A6"/>
      <w:sz w:val="20"/>
    </w:rPr>
  </w:style>
  <w:style w:type="character" w:customStyle="1" w:styleId="Heading4Char">
    <w:name w:val="Heading 4 Char"/>
    <w:basedOn w:val="DefaultParagraphFont"/>
    <w:link w:val="Heading4"/>
    <w:rsid w:val="00FC1E7F"/>
    <w:rPr>
      <w:rFonts w:asciiTheme="majorHAnsi" w:eastAsiaTheme="majorEastAsia" w:hAnsiTheme="majorHAnsi" w:cstheme="majorBidi"/>
      <w:bCs/>
      <w:iCs/>
      <w:color w:val="666699" w:themeColor="accent3"/>
      <w:sz w:val="28"/>
    </w:rPr>
  </w:style>
  <w:style w:type="character" w:customStyle="1" w:styleId="Heading5Char">
    <w:name w:val="Heading 5 Char"/>
    <w:basedOn w:val="DefaultParagraphFont"/>
    <w:link w:val="Heading5"/>
    <w:rsid w:val="00390C4C"/>
    <w:rPr>
      <w:rFonts w:asciiTheme="majorHAnsi" w:eastAsiaTheme="majorEastAsia" w:hAnsiTheme="majorHAnsi" w:cstheme="majorBidi"/>
      <w:b/>
      <w:color w:val="C3AFCC" w:themeColor="background2"/>
      <w:sz w:val="36"/>
    </w:rPr>
  </w:style>
  <w:style w:type="character" w:customStyle="1" w:styleId="Heading3Char">
    <w:name w:val="Heading 3 Char"/>
    <w:basedOn w:val="DefaultParagraphFont"/>
    <w:link w:val="Heading3"/>
    <w:rsid w:val="00390C4C"/>
    <w:rPr>
      <w:rFonts w:asciiTheme="majorHAnsi" w:eastAsiaTheme="majorEastAsia" w:hAnsiTheme="majorHAnsi" w:cstheme="majorBidi"/>
      <w:bCs/>
      <w:color w:val="663366" w:themeColor="accent1"/>
      <w:sz w:val="40"/>
    </w:rPr>
  </w:style>
  <w:style w:type="paragraph" w:styleId="BodyText2">
    <w:name w:val="Body Text 2"/>
    <w:basedOn w:val="BodyText"/>
    <w:link w:val="BodyText2Char"/>
    <w:rsid w:val="00390C4C"/>
    <w:pPr>
      <w:spacing w:after="60" w:line="300" w:lineRule="auto"/>
    </w:pPr>
    <w:rPr>
      <w:color w:val="FFFFFF" w:themeColor="background1"/>
    </w:rPr>
  </w:style>
  <w:style w:type="character" w:customStyle="1" w:styleId="BodyText2Char">
    <w:name w:val="Body Text 2 Char"/>
    <w:basedOn w:val="DefaultParagraphFont"/>
    <w:link w:val="BodyText2"/>
    <w:rsid w:val="00390C4C"/>
    <w:rPr>
      <w:color w:val="FFFFFF" w:themeColor="background1"/>
      <w:sz w:val="20"/>
    </w:rPr>
  </w:style>
  <w:style w:type="paragraph" w:customStyle="1" w:styleId="ContactDetails">
    <w:name w:val="Contact Details"/>
    <w:basedOn w:val="Normal"/>
    <w:link w:val="ContactDetailsChar"/>
    <w:qFormat/>
    <w:rsid w:val="00BE35BB"/>
    <w:rPr>
      <w:color w:val="FFFFFF" w:themeColor="background1"/>
      <w:sz w:val="20"/>
    </w:rPr>
  </w:style>
  <w:style w:type="character" w:customStyle="1" w:styleId="ContactDetailsChar">
    <w:name w:val="Contact Details Char"/>
    <w:basedOn w:val="DefaultParagraphFont"/>
    <w:link w:val="ContactDetails"/>
    <w:rsid w:val="00BE35BB"/>
    <w:rPr>
      <w:color w:val="FFFFFF" w:themeColor="background1"/>
      <w:sz w:val="20"/>
    </w:rPr>
  </w:style>
  <w:style w:type="paragraph" w:customStyle="1" w:styleId="Footer-Right">
    <w:name w:val="Footer - Right"/>
    <w:basedOn w:val="Footer"/>
    <w:qFormat/>
    <w:rsid w:val="00390C4C"/>
    <w:pPr>
      <w:jc w:val="right"/>
    </w:pPr>
    <w:rPr>
      <w:color w:val="595959" w:themeColor="text1" w:themeTint="A6"/>
    </w:rPr>
  </w:style>
  <w:style w:type="paragraph" w:customStyle="1" w:styleId="Event">
    <w:name w:val="Event"/>
    <w:basedOn w:val="Normal"/>
    <w:link w:val="EventChar"/>
    <w:qFormat/>
    <w:rsid w:val="00390C4C"/>
    <w:pPr>
      <w:spacing w:after="0"/>
    </w:pPr>
    <w:rPr>
      <w:b/>
      <w:color w:val="FFFFFF" w:themeColor="background1"/>
      <w:sz w:val="20"/>
    </w:rPr>
  </w:style>
  <w:style w:type="character" w:customStyle="1" w:styleId="EventChar">
    <w:name w:val="Event Char"/>
    <w:basedOn w:val="DefaultParagraphFont"/>
    <w:link w:val="Event"/>
    <w:rsid w:val="00390C4C"/>
    <w:rPr>
      <w:b/>
      <w:color w:val="FFFFFF" w:themeColor="background1"/>
      <w:sz w:val="20"/>
    </w:rPr>
  </w:style>
  <w:style w:type="paragraph" w:customStyle="1" w:styleId="Page">
    <w:name w:val="Page"/>
    <w:basedOn w:val="Normal"/>
    <w:link w:val="PageChar"/>
    <w:qFormat/>
    <w:rsid w:val="00C2757D"/>
    <w:pPr>
      <w:spacing w:after="0"/>
      <w:jc w:val="right"/>
    </w:pPr>
    <w:rPr>
      <w:color w:val="666699" w:themeColor="accent3"/>
      <w:sz w:val="48"/>
    </w:rPr>
  </w:style>
  <w:style w:type="character" w:customStyle="1" w:styleId="PageChar">
    <w:name w:val="Page Char"/>
    <w:basedOn w:val="DefaultParagraphFont"/>
    <w:link w:val="Page"/>
    <w:rsid w:val="00C2757D"/>
    <w:rPr>
      <w:color w:val="666699" w:themeColor="accent3"/>
      <w:sz w:val="48"/>
    </w:rPr>
  </w:style>
  <w:style w:type="paragraph" w:customStyle="1" w:styleId="Header-Right">
    <w:name w:val="Header - Right"/>
    <w:basedOn w:val="Header"/>
    <w:link w:val="Header-RightChar"/>
    <w:qFormat/>
    <w:rsid w:val="00390C4C"/>
    <w:pPr>
      <w:jc w:val="right"/>
    </w:pPr>
    <w:rPr>
      <w:color w:val="A6A6A6" w:themeColor="background1" w:themeShade="A6"/>
    </w:rPr>
  </w:style>
  <w:style w:type="character" w:customStyle="1" w:styleId="Header-RightChar">
    <w:name w:val="Header - Right Char"/>
    <w:basedOn w:val="HeaderChar"/>
    <w:link w:val="Header-Right"/>
    <w:rsid w:val="00390C4C"/>
    <w:rPr>
      <w:color w:val="A6A6A6" w:themeColor="background1" w:themeShade="A6"/>
    </w:rPr>
  </w:style>
  <w:style w:type="paragraph" w:styleId="Date">
    <w:name w:val="Date"/>
    <w:basedOn w:val="Normal"/>
    <w:link w:val="DateChar"/>
    <w:rsid w:val="0058675D"/>
    <w:pPr>
      <w:spacing w:after="0"/>
      <w:jc w:val="right"/>
    </w:pPr>
    <w:rPr>
      <w:color w:val="A6A6A6" w:themeColor="background1" w:themeShade="A6"/>
      <w:sz w:val="28"/>
    </w:rPr>
  </w:style>
  <w:style w:type="character" w:customStyle="1" w:styleId="DateChar">
    <w:name w:val="Date Char"/>
    <w:basedOn w:val="DefaultParagraphFont"/>
    <w:link w:val="Date"/>
    <w:rsid w:val="0058675D"/>
    <w:rPr>
      <w:color w:val="A6A6A6" w:themeColor="background1" w:themeShade="A6"/>
      <w:sz w:val="28"/>
    </w:rPr>
  </w:style>
  <w:style w:type="paragraph" w:styleId="BodyText3">
    <w:name w:val="Body Text 3"/>
    <w:basedOn w:val="Normal"/>
    <w:link w:val="BodyText3Char"/>
    <w:rsid w:val="005B2B5D"/>
    <w:pPr>
      <w:spacing w:after="0" w:line="264" w:lineRule="auto"/>
    </w:pPr>
    <w:rPr>
      <w:color w:val="FFFFFF" w:themeColor="background1"/>
      <w:sz w:val="18"/>
      <w:szCs w:val="16"/>
    </w:rPr>
  </w:style>
  <w:style w:type="character" w:customStyle="1" w:styleId="BodyText3Char">
    <w:name w:val="Body Text 3 Char"/>
    <w:basedOn w:val="DefaultParagraphFont"/>
    <w:link w:val="BodyText3"/>
    <w:rsid w:val="005B2B5D"/>
    <w:rPr>
      <w:color w:val="FFFFFF" w:themeColor="background1"/>
      <w:sz w:val="18"/>
      <w:szCs w:val="16"/>
    </w:rPr>
  </w:style>
  <w:style w:type="paragraph" w:customStyle="1" w:styleId="Mailer">
    <w:name w:val="Mailer"/>
    <w:basedOn w:val="Normal"/>
    <w:link w:val="MailerChar"/>
    <w:qFormat/>
    <w:rsid w:val="00936C30"/>
    <w:pPr>
      <w:spacing w:after="0"/>
    </w:pPr>
    <w:rPr>
      <w:color w:val="663366" w:themeColor="accent1"/>
      <w:sz w:val="28"/>
    </w:rPr>
  </w:style>
  <w:style w:type="character" w:customStyle="1" w:styleId="MailerChar">
    <w:name w:val="Mailer Char"/>
    <w:basedOn w:val="DefaultParagraphFont"/>
    <w:link w:val="Mailer"/>
    <w:rsid w:val="00936C30"/>
    <w:rPr>
      <w:color w:val="663366" w:themeColor="accent1"/>
      <w:sz w:val="28"/>
    </w:rPr>
  </w:style>
  <w:style w:type="paragraph" w:customStyle="1" w:styleId="Recipient">
    <w:name w:val="Recipient"/>
    <w:basedOn w:val="Normal"/>
    <w:link w:val="RecipientChar"/>
    <w:qFormat/>
    <w:rsid w:val="00936C30"/>
    <w:pPr>
      <w:spacing w:after="0"/>
    </w:pPr>
    <w:rPr>
      <w:b/>
      <w:color w:val="404040" w:themeColor="text1" w:themeTint="BF"/>
      <w:sz w:val="28"/>
    </w:rPr>
  </w:style>
  <w:style w:type="character" w:customStyle="1" w:styleId="RecipientChar">
    <w:name w:val="Recipient Char"/>
    <w:basedOn w:val="DefaultParagraphFont"/>
    <w:link w:val="Recipient"/>
    <w:rsid w:val="00936C30"/>
    <w:rPr>
      <w:b/>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1.jpg"/><Relationship Id="rId14" Type="http://schemas.openxmlformats.org/officeDocument/2006/relationships/image" Target="media/image2.jp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ublishing%20Layout%20View:Newsletters:Advantage%20Newsletter.dotx" TargetMode="External"/></Relationships>
</file>

<file path=word/theme/theme1.xml><?xml version="1.0" encoding="utf-8"?>
<a:theme xmlns:a="http://schemas.openxmlformats.org/drawingml/2006/main" name="Advantage">
  <a:themeElements>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Advantage">
      <a:majorFont>
        <a:latin typeface="Rockwell"/>
        <a:ea typeface=""/>
        <a:cs typeface=""/>
        <a:font script="Jpan" typeface="ＭＳ ゴシック"/>
      </a:majorFont>
      <a:minorFont>
        <a:latin typeface="Rockwell"/>
        <a:ea typeface=""/>
        <a:cs typeface=""/>
        <a:font script="Jpan" typeface="ＭＳ ゴシック"/>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A86F77-7C18-C74C-A62E-520D22FBB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Advantage Newsletter.dotx</Template>
  <TotalTime>35</TotalTime>
  <Pages>6</Pages>
  <Words>13</Words>
  <Characters>80</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 Jr., Robert B</dc:creator>
  <cp:keywords/>
  <dc:description/>
  <cp:lastModifiedBy>Clark Jr., Robert B</cp:lastModifiedBy>
  <cp:revision>7</cp:revision>
  <cp:lastPrinted>2007-11-07T16:58:00Z</cp:lastPrinted>
  <dcterms:created xsi:type="dcterms:W3CDTF">2013-05-07T20:22:00Z</dcterms:created>
  <dcterms:modified xsi:type="dcterms:W3CDTF">2013-05-30T16:15:00Z</dcterms:modified>
  <cp:category/>
</cp:coreProperties>
</file>